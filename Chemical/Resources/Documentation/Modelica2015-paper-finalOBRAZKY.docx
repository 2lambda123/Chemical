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BB8" w:rsidRPr="00404767" w:rsidRDefault="007E0D4D" w:rsidP="00113BB8">
      <w:pPr>
        <w:pStyle w:val="Nzev"/>
      </w:pPr>
      <w:r w:rsidRPr="00240CAF">
        <w:t xml:space="preserve">Free Modelica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r w:rsidRPr="00240CAF">
        <w:t>Marek Mateják</w:t>
      </w:r>
      <w:r w:rsidRPr="00240CAF">
        <w:rPr>
          <w:vertAlign w:val="superscript"/>
        </w:rPr>
        <w:t>1</w:t>
      </w:r>
      <w:r w:rsidRPr="00240CAF">
        <w:t>, Martin Tribula</w:t>
      </w:r>
      <w:r w:rsidRPr="00240CAF">
        <w:rPr>
          <w:vertAlign w:val="superscript"/>
        </w:rPr>
        <w:t>1</w:t>
      </w:r>
      <w:r w:rsidRPr="00240CAF">
        <w:t>, Filip Ježek</w:t>
      </w:r>
      <w:r w:rsidRPr="00240CAF">
        <w:rPr>
          <w:vertAlign w:val="superscript"/>
        </w:rPr>
        <w:t>2</w:t>
      </w:r>
      <w:r w:rsidR="00E57E6A" w:rsidRPr="00240CAF">
        <w:t>, Jiří Kofránek</w:t>
      </w:r>
      <w:r w:rsidR="00E57E6A" w:rsidRPr="00240CAF">
        <w:rPr>
          <w:vertAlign w:val="superscript"/>
        </w:rPr>
        <w:t>1,2</w:t>
      </w:r>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U Nemocnice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r w:rsidRPr="00240CAF">
        <w:t>Technicka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RDefault="00744E0D" w:rsidP="00744E0D">
      <w:pPr>
        <w:pStyle w:val="Affliation"/>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free Modelica</w:t>
      </w:r>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0" w:author="Marek Mateják" w:date="2015-07-08T20:53:00Z">
        <w:r w:rsidR="00AF6930">
          <w:t xml:space="preserve"> - </w:t>
        </w:r>
      </w:ins>
      <w:ins w:id="1" w:author="Marek Mateják" w:date="2015-07-08T20:54:00Z">
        <w:r w:rsidR="00AF6930">
          <w:t>accessible as</w:t>
        </w:r>
        <w:r w:rsidR="00162E18">
          <w:t xml:space="preserve"> “</w:t>
        </w:r>
        <w:r w:rsidR="00162E18">
          <w:t>Chemical</w:t>
        </w:r>
        <w:r w:rsidR="00162E18">
          <w:t xml:space="preserve">” </w:t>
        </w:r>
      </w:ins>
      <w:ins w:id="2" w:author="Marek Mateják" w:date="2015-07-08T20:55:00Z">
        <w:r w:rsidR="00162E18">
          <w:t>at</w:t>
        </w:r>
      </w:ins>
      <w:ins w:id="3" w:author="Marek Mateják" w:date="2015-07-08T20:54:00Z">
        <w:r w:rsidR="00162E18">
          <w:t xml:space="preserve"> </w:t>
        </w:r>
        <w:r w:rsidR="00162E18">
          <w:fldChar w:fldCharType="begin"/>
        </w:r>
        <w:r w:rsidR="00162E18">
          <w:instrText xml:space="preserve"> HYPERLINK "</w:instrText>
        </w:r>
        <w:r w:rsidR="00162E18" w:rsidRPr="00162E18">
          <w:instrText>https://www.modelica.org/libraries</w:instrText>
        </w:r>
        <w:r w:rsidR="00162E18">
          <w:instrText xml:space="preserve">" </w:instrText>
        </w:r>
        <w:r w:rsidR="00162E18">
          <w:fldChar w:fldCharType="separate"/>
        </w:r>
        <w:r w:rsidR="00162E18" w:rsidRPr="00B2632B">
          <w:rPr>
            <w:rStyle w:val="Hypertextovodkaz"/>
          </w:rPr>
          <w:t>https://www.modelica.org/libraries</w:t>
        </w:r>
        <w:r w:rsidR="00162E18">
          <w:fldChar w:fldCharType="end"/>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 xml:space="preserve">It </w:t>
      </w:r>
      <w:ins w:id="4" w:author="Marek Mateják" w:date="2015-07-09T10:30:00Z">
        <w:r w:rsidR="00AF6930">
          <w:t>dynamically solves</w:t>
        </w:r>
      </w:ins>
      <w:del w:id="5" w:author="Marek Mateják" w:date="2015-07-09T10:30:00Z">
        <w:r w:rsidR="00C55CCA" w:rsidRPr="00240CAF" w:rsidDel="00AF6930">
          <w:delText>describes</w:delText>
        </w:r>
      </w:del>
      <w:r w:rsidR="00C55CCA" w:rsidRPr="00240CAF">
        <w:t xml:space="preserve">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w:t>
      </w:r>
      <w:ins w:id="6" w:author="Marek Mateják" w:date="2015-07-09T10:29:00Z">
        <w:r w:rsidR="00AF6930">
          <w:t xml:space="preserve"> also</w:t>
        </w:r>
      </w:ins>
      <w:r w:rsidR="00C55CCA" w:rsidRPr="00240CAF">
        <w:t xml:space="preserve"> through</w:t>
      </w:r>
      <w:r w:rsidR="009B6909" w:rsidRPr="00240CAF">
        <w:t xml:space="preserve"> thermal, mechanical</w:t>
      </w:r>
      <w:del w:id="7" w:author="Marek Mateják" w:date="2015-07-08T20:46:00Z">
        <w:r w:rsidR="009B6909" w:rsidRPr="00240CAF" w:rsidDel="00162E18">
          <w:delText xml:space="preserve"> and</w:delText>
        </w:r>
      </w:del>
      <w:ins w:id="8" w:author="Marek Mateják" w:date="2015-07-08T20:46:00Z">
        <w:r w:rsidR="00162E18">
          <w:t>,</w:t>
        </w:r>
      </w:ins>
      <w:r w:rsidR="009B6909" w:rsidRPr="00240CAF">
        <w:t xml:space="preserve"> electrical</w:t>
      </w:r>
      <w:ins w:id="9" w:author="Marek Mateják" w:date="2015-07-08T20:46:00Z">
        <w:r w:rsidR="00162E18">
          <w:t xml:space="preserve"> and fluid</w:t>
        </w:r>
      </w:ins>
      <w:r w:rsidR="009B6909" w:rsidRPr="00240CAF">
        <w:t xml:space="preserve"> components of Modelica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r w:rsidR="004140F1" w:rsidRPr="00240CAF">
        <w:t xml:space="preserve">a </w:t>
      </w:r>
      <w:r w:rsidR="000C7A39" w:rsidRPr="00240CAF">
        <w:t>hydrogen-burning</w:t>
      </w:r>
      <w:r w:rsidR="00C55CCA" w:rsidRPr="00240CAF">
        <w:t xml:space="preserve"> engine and the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r w:rsidR="00F5658F" w:rsidRPr="00240CAF">
        <w:t>Modelica library, physical c</w:t>
      </w:r>
      <w:r w:rsidR="009C0DCA" w:rsidRPr="00240CAF">
        <w:t>hemistry</w:t>
      </w:r>
      <w:r w:rsidR="00F5658F" w:rsidRPr="00240CAF">
        <w:t>, thermodynamics equilibria</w:t>
      </w:r>
      <w:r w:rsidR="009C0DCA" w:rsidRPr="00240CAF">
        <w:t>, electrochemical potential, electrochemical cell, internal energy, semipermeable membrane</w:t>
      </w:r>
    </w:p>
    <w:p w:rsidR="008261F8" w:rsidRPr="00240CAF" w:rsidRDefault="00031D48" w:rsidP="009F3467">
      <w:pPr>
        <w:pStyle w:val="Nadpis1"/>
      </w:pPr>
      <w:r w:rsidRPr="00240CAF">
        <w:t>Introduction</w:t>
      </w:r>
    </w:p>
    <w:p w:rsidR="00097E5A" w:rsidRPr="00097E5A" w:rsidRDefault="009B6909" w:rsidP="00573DD3">
      <w:pPr>
        <w:pStyle w:val="Body"/>
        <w:rPr>
          <w:ins w:id="10" w:author="Marek Mateják" w:date="2015-07-09T01:29:00Z"/>
        </w:rPr>
      </w:pPr>
      <w:r w:rsidRPr="00240CAF">
        <w:t xml:space="preserve">The </w:t>
      </w:r>
      <w:r w:rsidR="00E701EA" w:rsidRPr="00240CAF">
        <w:t xml:space="preserve">content for the chemical </w:t>
      </w:r>
      <w:r w:rsidRPr="00240CAF">
        <w:t>library comes from</w:t>
      </w:r>
      <w:r w:rsidR="00E701EA" w:rsidRPr="00240CAF">
        <w:t xml:space="preserve"> Physiolibrary, a</w:t>
      </w:r>
      <w:r w:rsidRPr="00240CAF">
        <w:t xml:space="preserve"> library for physiological calculations </w:t>
      </w:r>
      <w:r w:rsidR="004D50DF" w:rsidRPr="00240CAF">
        <w:fldChar w:fldCharType="begin"/>
      </w:r>
      <w:r w:rsidR="00BD37F8">
        <w:instrText xml:space="preserve"> ADDIN EN.CITE &lt;EndNote&gt;&lt;Cite&gt;&lt;Author&gt;Mateják&lt;/Author&gt;&lt;Year&gt;2014&lt;/Year&gt;&lt;RecNum&gt;105&lt;/RecNum&gt;&lt;DisplayText&gt;[1, 2]&lt;/DisplayText&gt;&lt;record&gt;&lt;rec-number&gt;105&lt;/rec-number&gt;&lt;foreign-keys&gt;&lt;key app="EN" db-id="x9fzp9txovfw59ezxsmv2dxytdwvzexpew95" timestamp="1404288171"&gt;105&lt;/key&gt;&lt;/foreign-keys&gt;&lt;ref-type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Journal&lt;/full-title&gt;&lt;abbr-1&gt;Mefanet J&lt;/abbr-1&gt;&lt;abbr-2&gt;Mefanet J&lt;/abbr-2&gt;&lt;abbr-3&gt;Mefanet J&lt;/abbr-3&gt;&lt;/periodical&gt;&lt;pages&gt;10-14&lt;/pages&gt;&lt;volume&gt;2&lt;/volume&gt;&lt;number&gt;1&lt;/number&gt;&lt;dates&gt;&lt;year&gt;2014&lt;/year&gt;&lt;/dates&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4D50DF" w:rsidRPr="00240CAF">
        <w:fldChar w:fldCharType="separate"/>
      </w:r>
      <w:r w:rsidR="00BD37F8">
        <w:rPr>
          <w:noProof/>
        </w:rPr>
        <w:t>[1, 2]</w:t>
      </w:r>
      <w:r w:rsidR="004D50DF" w:rsidRPr="00240CAF">
        <w:fldChar w:fldCharType="end"/>
      </w:r>
      <w:r w:rsidRPr="00240CAF">
        <w:t xml:space="preserve">. We used Physiolibrary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HumMod</w:t>
      </w:r>
      <w:r w:rsidR="00911FAB" w:rsidRPr="00240CAF">
        <w:t xml:space="preserve"> </w:t>
      </w:r>
      <w:r w:rsidR="004D50DF" w:rsidRPr="00240CAF">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 </w:instrText>
      </w:r>
      <w:r w:rsidR="00BD37F8">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EN.CITE.DATA </w:instrText>
      </w:r>
      <w:r w:rsidR="00BD37F8">
        <w:fldChar w:fldCharType="end"/>
      </w:r>
      <w:r w:rsidR="004D50DF" w:rsidRPr="00240CAF">
        <w:fldChar w:fldCharType="separate"/>
      </w:r>
      <w:r w:rsidR="00BD37F8">
        <w:rPr>
          <w:noProof/>
        </w:rPr>
        <w:t>[3-5]</w:t>
      </w:r>
      <w:r w:rsidR="004D50DF" w:rsidRPr="00240CAF">
        <w:fldChar w:fldCharType="end"/>
      </w:r>
      <w:r w:rsidRPr="00240CAF">
        <w:t xml:space="preserve">. </w:t>
      </w:r>
      <w:r w:rsidR="00817ACB" w:rsidRPr="00240CAF">
        <w:t>We named</w:t>
      </w:r>
      <w:r w:rsidRPr="00240CAF">
        <w:t xml:space="preserve"> </w:t>
      </w:r>
      <w:r w:rsidR="00113BB8">
        <w:t xml:space="preserve">our extended </w:t>
      </w:r>
      <w:r w:rsidRPr="00240CAF">
        <w:t>model Physiomodel</w:t>
      </w:r>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4D50DF" w:rsidRPr="00240CAF">
        <w:fldChar w:fldCharType="begin"/>
      </w:r>
      <w:r w:rsidR="00BD37F8">
        <w:instrText xml:space="preserve"> ADDIN EN.CITE &lt;EndNote&gt;&lt;Cite&gt;&lt;Author&gt;Kulhánek&lt;/Author&gt;&lt;Year&gt;2010&lt;/Year&gt;&lt;RecNum&gt;25&lt;/RecNum&gt;&lt;DisplayText&gt;[6]&lt;/DisplayText&gt;&lt;record&gt;&lt;rec-number&gt;25&lt;/rec-number&gt;&lt;foreign-keys&gt;&lt;key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4D50DF" w:rsidRPr="00240CAF">
        <w:fldChar w:fldCharType="separate"/>
      </w:r>
      <w:r w:rsidR="00BD37F8">
        <w:rPr>
          <w:noProof/>
        </w:rPr>
        <w:t>[6]</w:t>
      </w:r>
      <w:r w:rsidR="004D50DF"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t xml:space="preserve">by </w:t>
      </w:r>
      <w:r w:rsidRPr="00240CAF">
        <w:t>strict physical 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lastRenderedPageBreak/>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del w:id="11" w:author="Marek Mateják" w:date="2015-07-09T10:36:00Z">
        <w:r w:rsidR="00FD0987" w:rsidRPr="00240CAF" w:rsidDel="00AF6930">
          <w:delText>T</w:delText>
        </w:r>
        <w:r w:rsidRPr="00240CAF" w:rsidDel="00AF6930">
          <w:delText xml:space="preserve">he </w:delText>
        </w:r>
        <w:r w:rsidR="00232970" w:rsidRPr="00240CAF" w:rsidDel="00AF6930">
          <w:delText>new</w:delText>
        </w:r>
        <w:r w:rsidRPr="00240CAF" w:rsidDel="00AF6930">
          <w:delText xml:space="preserve"> library</w:delText>
        </w:r>
        <w:r w:rsidR="00232970" w:rsidRPr="00240CAF" w:rsidDel="00AF6930">
          <w:delText xml:space="preserve"> starts</w:delText>
        </w:r>
        <w:r w:rsidRPr="00240CAF" w:rsidDel="00AF6930">
          <w:delText xml:space="preserve"> </w:delText>
        </w:r>
        <w:r w:rsidR="00232970" w:rsidRPr="00240CAF" w:rsidDel="00AF6930">
          <w:delText xml:space="preserve">to </w:delText>
        </w:r>
        <w:r w:rsidRPr="00240CAF" w:rsidDel="00AF6930">
          <w:delText>theoretically describe</w:delText>
        </w:r>
        <w:r w:rsidR="00232970" w:rsidRPr="00240CAF" w:rsidDel="00AF6930">
          <w:delText xml:space="preserve"> these processes</w:delText>
        </w:r>
        <w:r w:rsidRPr="00240CAF" w:rsidDel="00AF6930">
          <w:delText xml:space="preserve"> in more </w:delText>
        </w:r>
        <w:r w:rsidR="00FD0987" w:rsidRPr="00240CAF" w:rsidDel="00AF6930">
          <w:delText xml:space="preserve">detail, </w:delText>
        </w:r>
        <w:r w:rsidRPr="00240CAF" w:rsidDel="00AF6930">
          <w:delText xml:space="preserve">using </w:delText>
        </w:r>
        <w:r w:rsidR="00FD0987" w:rsidRPr="00240CAF" w:rsidDel="00AF6930">
          <w:delText xml:space="preserve">latest </w:delText>
        </w:r>
        <w:r w:rsidRPr="00240CAF" w:rsidDel="00AF6930">
          <w:delText xml:space="preserve">modern </w:delText>
        </w:r>
        <w:r w:rsidR="00FD0987" w:rsidRPr="00240CAF" w:rsidDel="00AF6930">
          <w:delText xml:space="preserve">and </w:delText>
        </w:r>
        <w:r w:rsidRPr="00240CAF" w:rsidDel="00AF6930">
          <w:delText>fundamental relations of thermodynamics and physical chemistry</w:delText>
        </w:r>
        <w:r w:rsidR="0038345F" w:rsidDel="00AF6930">
          <w:delText xml:space="preserve"> such as in textbook by</w:delText>
        </w:r>
      </w:del>
      <w:del w:id="12" w:author="Marek Mateják" w:date="2015-07-09T10:34:00Z">
        <w:r w:rsidR="005F4A8E" w:rsidRPr="00240CAF" w:rsidDel="00AF6930">
          <w:delText xml:space="preserve"> </w:delText>
        </w:r>
        <w:r w:rsidR="004D50DF"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4D50DF" w:rsidRPr="00240CAF" w:rsidDel="00AF6930">
          <w:fldChar w:fldCharType="separate"/>
        </w:r>
        <w:r w:rsidR="005F4A8E" w:rsidRPr="00240CAF" w:rsidDel="00AF6930">
          <w:delText>(Mortimer, 2008)</w:delText>
        </w:r>
        <w:r w:rsidR="004D50DF" w:rsidRPr="00240CAF" w:rsidDel="00AF6930">
          <w:fldChar w:fldCharType="end"/>
        </w:r>
      </w:del>
      <w:del w:id="13" w:author="Marek Mateják" w:date="2015-07-09T10:36:00Z">
        <w:r w:rsidRPr="00240CAF" w:rsidDel="00AF6930">
          <w:delText xml:space="preserve">. </w:delText>
        </w:r>
      </w:del>
      <w:r w:rsidRPr="00240CAF">
        <w:t xml:space="preserve">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r w:rsidRPr="00240CAF">
        <w:t>Modelica.Fluid package</w:t>
      </w:r>
      <w:r w:rsidR="006241AB" w:rsidRPr="00240CAF">
        <w:t xml:space="preserve"> </w:t>
      </w:r>
      <w:r w:rsidR="004D50DF" w:rsidRPr="00240CAF">
        <w:fldChar w:fldCharType="begin"/>
      </w:r>
      <w:r w:rsidR="00BD37F8">
        <w:instrText xml:space="preserve"> ADDIN EN.CITE &lt;EndNote&gt;&lt;Cite&gt;&lt;Author&gt;Casella&lt;/Author&gt;&lt;Year&gt;2006&lt;/Year&gt;&lt;RecNum&gt;152&lt;/RecNum&gt;&lt;DisplayText&gt;[7]&lt;/DisplayText&gt;&lt;record&gt;&lt;rec-number&gt;152&lt;/rec-number&gt;&lt;foreign-keys&gt;&lt;key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4D50DF" w:rsidRPr="00240CAF">
        <w:fldChar w:fldCharType="separate"/>
      </w:r>
      <w:r w:rsidR="00BD37F8">
        <w:rPr>
          <w:noProof/>
        </w:rPr>
        <w:t>[7]</w:t>
      </w:r>
      <w:r w:rsidR="004D50DF" w:rsidRPr="00240CAF">
        <w:fldChar w:fldCharType="end"/>
      </w:r>
      <w:r w:rsidRPr="00240CAF">
        <w:t xml:space="preserve"> because stream constructs move the </w:t>
      </w:r>
      <w:ins w:id="14" w:author="Marek Mateják" w:date="2015-07-08T20:49:00Z">
        <w:r w:rsidR="00162E18">
          <w:t xml:space="preserve">all </w:t>
        </w:r>
      </w:ins>
      <w:r w:rsidRPr="00240CAF">
        <w:t>substances</w:t>
      </w:r>
      <w:ins w:id="15"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16" w:author="Marek Mateják" w:date="2015-07-09T01:29:00Z">
        <w:r w:rsidR="006C0348">
          <w:t xml:space="preserve"> However </w:t>
        </w:r>
        <w:r w:rsidR="006C0348" w:rsidRPr="00097E5A">
          <w:t>having set of substance connectors</w:t>
        </w:r>
      </w:ins>
      <w:ins w:id="17" w:author="Marek Mateják" w:date="2015-07-09T01:34:00Z">
        <w:r w:rsidR="00097E5A" w:rsidRPr="00097E5A">
          <w:t xml:space="preserve"> (</w:t>
        </w:r>
        <w:r w:rsidR="00097E5A" w:rsidRPr="00097E5A">
          <w:fldChar w:fldCharType="begin"/>
        </w:r>
        <w:r w:rsidR="00097E5A" w:rsidRPr="00097E5A">
          <w:rPr>
            <w:rPrChange w:id="18" w:author="Marek Mateják" w:date="2015-07-09T01:36:00Z">
              <w:rPr/>
            </w:rPrChange>
          </w:rPr>
          <w:instrText xml:space="preserve"> REF _Ref424169017 \h </w:instrText>
        </w:r>
        <w:r w:rsidR="00097E5A" w:rsidRPr="00097E5A">
          <w:rPr>
            <w:rPrChange w:id="19" w:author="Marek Mateják" w:date="2015-07-09T01:36:00Z">
              <w:rPr/>
            </w:rPrChange>
          </w:rPr>
        </w:r>
      </w:ins>
      <w:r w:rsidR="00097E5A" w:rsidRPr="00097E5A">
        <w:rPr>
          <w:rPrChange w:id="20" w:author="Marek Mateják" w:date="2015-07-09T01:36:00Z">
            <w:rPr/>
          </w:rPrChange>
        </w:rPr>
        <w:fldChar w:fldCharType="separate"/>
      </w:r>
      <w:ins w:id="21" w:author="Marek Mateják" w:date="2015-07-09T01:34:00Z">
        <w:r w:rsidR="00097E5A" w:rsidRPr="00097E5A">
          <w:t xml:space="preserve">Table </w:t>
        </w:r>
        <w:r w:rsidR="00097E5A" w:rsidRPr="00097E5A">
          <w:rPr>
            <w:noProof/>
          </w:rPr>
          <w:t>1</w:t>
        </w:r>
        <w:r w:rsidR="00097E5A" w:rsidRPr="00097E5A">
          <w:fldChar w:fldCharType="end"/>
        </w:r>
        <w:r w:rsidR="00097E5A" w:rsidRPr="00097E5A">
          <w:t>)</w:t>
        </w:r>
      </w:ins>
      <w:ins w:id="22" w:author="Marek Mateják" w:date="2015-07-09T01:29:00Z">
        <w:r w:rsidR="006C0348" w:rsidRPr="00097E5A">
          <w:t xml:space="preserve"> </w:t>
        </w:r>
      </w:ins>
      <w:ins w:id="23" w:author="Marek Mateják" w:date="2015-07-09T01:32:00Z">
        <w:r w:rsidR="00097E5A" w:rsidRPr="00097E5A">
          <w:t>there is possible to change each substance separately</w:t>
        </w:r>
      </w:ins>
      <w:ins w:id="24" w:author="Marek Mateják" w:date="2015-07-09T01:38:00Z">
        <w:r w:rsidR="00097E5A">
          <w:t xml:space="preserve"> </w:t>
        </w:r>
      </w:ins>
      <w:ins w:id="25" w:author="Marek Mateják" w:date="2015-07-09T01:39:00Z">
        <w:r w:rsidR="00097E5A">
          <w:t>just by setting</w:t>
        </w:r>
      </w:ins>
      <w:ins w:id="26" w:author="Marek Mateják" w:date="2015-07-09T01:38:00Z">
        <w:r w:rsidR="00097E5A">
          <w:t xml:space="preserve"> its molar flow</w:t>
        </w:r>
      </w:ins>
      <w:ins w:id="27" w:author="Marek Mateják" w:date="2015-07-09T01:32:00Z">
        <w:r w:rsidR="00097E5A" w:rsidRPr="00097E5A">
          <w:t>.</w:t>
        </w:r>
      </w:ins>
    </w:p>
    <w:p w:rsidR="00097E5A" w:rsidRPr="005A6393" w:rsidRDefault="00097E5A" w:rsidP="00097E5A">
      <w:pPr>
        <w:pStyle w:val="Titulek"/>
        <w:keepNext/>
        <w:rPr>
          <w:ins w:id="28" w:author="Marek Mateják" w:date="2015-07-09T01:34:00Z"/>
        </w:rPr>
        <w:pPrChange w:id="29" w:author="Marek Mateják" w:date="2015-07-09T01:34:00Z">
          <w:pPr/>
        </w:pPrChange>
      </w:pPr>
      <w:bookmarkStart w:id="30" w:name="_Ref424169010"/>
      <w:bookmarkStart w:id="31" w:name="_Ref424169017"/>
      <w:ins w:id="32" w:author="Marek Mateják" w:date="2015-07-09T01:34:00Z">
        <w:r w:rsidRPr="00097E5A">
          <w:t xml:space="preserve">Table </w:t>
        </w:r>
        <w:r w:rsidRPr="00097E5A">
          <w:fldChar w:fldCharType="begin"/>
        </w:r>
        <w:r w:rsidRPr="00097E5A">
          <w:rPr>
            <w:rPrChange w:id="33" w:author="Marek Mateják" w:date="2015-07-09T01:36:00Z">
              <w:rPr/>
            </w:rPrChange>
          </w:rPr>
          <w:instrText xml:space="preserve"> SEQ Table \* ARABIC </w:instrText>
        </w:r>
      </w:ins>
      <w:r w:rsidRPr="00097E5A">
        <w:rPr>
          <w:rPrChange w:id="34" w:author="Marek Mateják" w:date="2015-07-09T01:36:00Z">
            <w:rPr/>
          </w:rPrChange>
        </w:rPr>
        <w:fldChar w:fldCharType="separate"/>
      </w:r>
      <w:ins w:id="35" w:author="Marek Mateják" w:date="2015-07-09T01:34:00Z">
        <w:r w:rsidRPr="00097E5A">
          <w:rPr>
            <w:noProof/>
            <w:rPrChange w:id="36" w:author="Marek Mateják" w:date="2015-07-09T01:36:00Z">
              <w:rPr>
                <w:noProof/>
              </w:rPr>
            </w:rPrChange>
          </w:rPr>
          <w:t>1</w:t>
        </w:r>
        <w:r w:rsidRPr="00097E5A">
          <w:rPr>
            <w:rPrChange w:id="37" w:author="Marek Mateják" w:date="2015-07-09T01:36:00Z">
              <w:rPr/>
            </w:rPrChange>
          </w:rPr>
          <w:fldChar w:fldCharType="end"/>
        </w:r>
        <w:bookmarkEnd w:id="31"/>
        <w:r w:rsidRPr="00097E5A">
          <w:rPr>
            <w:rPrChange w:id="38" w:author="Marek Mateják" w:date="2015-07-09T01:36:00Z">
              <w:rPr/>
            </w:rPrChange>
          </w:rPr>
          <w:t xml:space="preserve">, </w:t>
        </w:r>
      </w:ins>
      <w:ins w:id="39" w:author="Marek Mateják" w:date="2015-07-09T11:15:00Z">
        <w:r w:rsidR="00EF7BC2">
          <w:t>C</w:t>
        </w:r>
      </w:ins>
      <w:ins w:id="40" w:author="Marek Mateják" w:date="2015-07-09T11:14:00Z">
        <w:r w:rsidR="00EF7BC2">
          <w:t xml:space="preserve">onnector for substance: </w:t>
        </w:r>
      </w:ins>
      <w:ins w:id="41" w:author="Marek Mateják" w:date="2015-07-09T01:34:00Z">
        <w:r w:rsidRPr="00097E5A">
          <w:rPr>
            <w:rPrChange w:id="42" w:author="Marek Mateják" w:date="2015-07-09T01:36:00Z">
              <w:rPr/>
            </w:rPrChange>
          </w:rPr>
          <w:t>Substance</w:t>
        </w:r>
      </w:ins>
      <w:ins w:id="43" w:author="Marek Mateják" w:date="2015-07-09T11:14:00Z">
        <w:r w:rsidR="00EF7BC2">
          <w:t>P</w:t>
        </w:r>
      </w:ins>
      <w:ins w:id="44" w:author="Marek Mateják" w:date="2015-07-09T01:34:00Z">
        <w:r w:rsidRPr="00097E5A">
          <w:rPr>
            <w:rPrChange w:id="45" w:author="Marek Mateják" w:date="2015-07-09T01:36:00Z">
              <w:rPr/>
            </w:rPrChange>
          </w:rPr>
          <w:t>ort</w:t>
        </w:r>
      </w:ins>
      <w:bookmarkEnd w:id="30"/>
      <w:ins w:id="46" w:author="Marek Mateják" w:date="2015-07-09T01:41:00Z">
        <w:r w:rsidR="005A6393">
          <w:t xml:space="preserve">  </w:t>
        </w:r>
      </w:ins>
      <w:ins w:id="47" w:author="Marek Mateják" w:date="2015-07-09T01:40:00Z">
        <w:r w:rsidR="005A6393">
          <w:t xml:space="preserve"> </w:t>
        </w:r>
        <w:r w:rsidR="005A6393">
          <w:rPr>
            <w:noProof/>
            <w:lang w:val="sk-SK" w:eastAsia="sk-SK"/>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Ind w:w="108" w:type="dxa"/>
        <w:tblLook w:val="04A0" w:firstRow="1" w:lastRow="0" w:firstColumn="1" w:lastColumn="0" w:noHBand="0" w:noVBand="1"/>
        <w:tblPrChange w:id="48" w:author="Marek Mateják" w:date="2015-07-09T10:54:00Z">
          <w:tblPr>
            <w:tblStyle w:val="Mkatabulky"/>
            <w:tblW w:w="0" w:type="auto"/>
            <w:tblLook w:val="04A0" w:firstRow="1" w:lastRow="0" w:firstColumn="1" w:lastColumn="0" w:noHBand="0" w:noVBand="1"/>
          </w:tblPr>
        </w:tblPrChange>
      </w:tblPr>
      <w:tblGrid>
        <w:gridCol w:w="2410"/>
        <w:gridCol w:w="2299"/>
        <w:tblGridChange w:id="49">
          <w:tblGrid>
            <w:gridCol w:w="2408"/>
            <w:gridCol w:w="2409"/>
          </w:tblGrid>
        </w:tblGridChange>
      </w:tblGrid>
      <w:tr w:rsidR="006C0348" w:rsidRPr="00097E5A" w:rsidTr="00CE4194">
        <w:trPr>
          <w:ins w:id="50" w:author="Marek Mateják" w:date="2015-07-09T01:30:00Z"/>
        </w:trPr>
        <w:tc>
          <w:tcPr>
            <w:tcW w:w="2410" w:type="dxa"/>
            <w:tcBorders>
              <w:bottom w:val="single" w:sz="4" w:space="0" w:color="000000" w:themeColor="text1"/>
            </w:tcBorders>
            <w:tcPrChange w:id="51" w:author="Marek Mateják" w:date="2015-07-09T10:54:00Z">
              <w:tcPr>
                <w:tcW w:w="2408" w:type="dxa"/>
              </w:tcPr>
            </w:tcPrChange>
          </w:tcPr>
          <w:p w:rsidR="006C0348" w:rsidRPr="00097E5A" w:rsidRDefault="00097E5A" w:rsidP="00097E5A">
            <w:pPr>
              <w:pStyle w:val="BodyTextIndented"/>
              <w:ind w:firstLine="0"/>
              <w:jc w:val="center"/>
              <w:rPr>
                <w:ins w:id="52" w:author="Marek Mateják" w:date="2015-07-09T01:30:00Z"/>
                <w:b/>
                <w:lang w:val="en-US"/>
                <w:rPrChange w:id="53" w:author="Marek Mateják" w:date="2015-07-09T01:36:00Z">
                  <w:rPr>
                    <w:ins w:id="54" w:author="Marek Mateják" w:date="2015-07-09T01:30:00Z"/>
                  </w:rPr>
                </w:rPrChange>
              </w:rPr>
              <w:pPrChange w:id="55" w:author="Marek Mateják" w:date="2015-07-09T01:36:00Z">
                <w:pPr>
                  <w:pStyle w:val="BodyTextIndented"/>
                  <w:ind w:firstLine="0"/>
                </w:pPr>
              </w:pPrChange>
            </w:pPr>
            <w:ins w:id="56" w:author="Marek Mateják" w:date="2015-07-09T01:32:00Z">
              <w:r w:rsidRPr="00097E5A">
                <w:rPr>
                  <w:b/>
                  <w:lang w:val="en-US"/>
                  <w:rPrChange w:id="57" w:author="Marek Mateják" w:date="2015-07-09T01:36:00Z">
                    <w:rPr/>
                  </w:rPrChange>
                </w:rPr>
                <w:t>nonflow</w:t>
              </w:r>
            </w:ins>
          </w:p>
        </w:tc>
        <w:tc>
          <w:tcPr>
            <w:tcW w:w="2299" w:type="dxa"/>
            <w:tcBorders>
              <w:bottom w:val="single" w:sz="4" w:space="0" w:color="000000" w:themeColor="text1"/>
            </w:tcBorders>
            <w:tcPrChange w:id="58" w:author="Marek Mateják" w:date="2015-07-09T10:54:00Z">
              <w:tcPr>
                <w:tcW w:w="2409" w:type="dxa"/>
              </w:tcPr>
            </w:tcPrChange>
          </w:tcPr>
          <w:p w:rsidR="006C0348" w:rsidRPr="00097E5A" w:rsidRDefault="00097E5A" w:rsidP="00097E5A">
            <w:pPr>
              <w:pStyle w:val="BodyTextIndented"/>
              <w:ind w:firstLine="0"/>
              <w:jc w:val="center"/>
              <w:rPr>
                <w:ins w:id="59" w:author="Marek Mateják" w:date="2015-07-09T01:30:00Z"/>
                <w:b/>
                <w:lang w:val="en-US"/>
                <w:rPrChange w:id="60" w:author="Marek Mateják" w:date="2015-07-09T01:36:00Z">
                  <w:rPr>
                    <w:ins w:id="61" w:author="Marek Mateják" w:date="2015-07-09T01:30:00Z"/>
                  </w:rPr>
                </w:rPrChange>
              </w:rPr>
              <w:pPrChange w:id="62" w:author="Marek Mateják" w:date="2015-07-09T01:36:00Z">
                <w:pPr>
                  <w:pStyle w:val="BodyTextIndented"/>
                  <w:ind w:firstLine="0"/>
                </w:pPr>
              </w:pPrChange>
            </w:pPr>
            <w:ins w:id="63" w:author="Marek Mateják" w:date="2015-07-09T01:32:00Z">
              <w:r w:rsidRPr="00097E5A">
                <w:rPr>
                  <w:b/>
                  <w:lang w:val="en-US"/>
                  <w:rPrChange w:id="64" w:author="Marek Mateják" w:date="2015-07-09T01:36:00Z">
                    <w:rPr/>
                  </w:rPrChange>
                </w:rPr>
                <w:t>flow</w:t>
              </w:r>
            </w:ins>
          </w:p>
        </w:tc>
      </w:tr>
      <w:tr w:rsidR="006C0348" w:rsidRPr="00097E5A" w:rsidTr="00CE4194">
        <w:trPr>
          <w:ins w:id="65" w:author="Marek Mateják" w:date="2015-07-09T01:30:00Z"/>
        </w:trPr>
        <w:tc>
          <w:tcPr>
            <w:tcW w:w="2410" w:type="dxa"/>
            <w:tcBorders>
              <w:bottom w:val="single" w:sz="4" w:space="0" w:color="auto"/>
              <w:right w:val="single" w:sz="4" w:space="0" w:color="auto"/>
            </w:tcBorders>
            <w:tcPrChange w:id="66" w:author="Marek Mateják" w:date="2015-07-09T10:56:00Z">
              <w:tcPr>
                <w:tcW w:w="2408" w:type="dxa"/>
              </w:tcPr>
            </w:tcPrChange>
          </w:tcPr>
          <w:p w:rsidR="006C0348" w:rsidRPr="00097E5A" w:rsidRDefault="00097E5A" w:rsidP="00CE4194">
            <w:pPr>
              <w:pStyle w:val="BodyTextIndented"/>
              <w:ind w:firstLine="0"/>
              <w:jc w:val="center"/>
              <w:rPr>
                <w:ins w:id="67" w:author="Marek Mateják" w:date="2015-07-09T01:30:00Z"/>
                <w:lang w:val="en-US"/>
                <w:rPrChange w:id="68" w:author="Marek Mateják" w:date="2015-07-09T01:36:00Z">
                  <w:rPr>
                    <w:ins w:id="69" w:author="Marek Mateják" w:date="2015-07-09T01:30:00Z"/>
                  </w:rPr>
                </w:rPrChange>
              </w:rPr>
              <w:pPrChange w:id="70" w:author="Marek Mateják" w:date="2015-07-09T10:57:00Z">
                <w:pPr>
                  <w:pStyle w:val="BodyTextIndented"/>
                  <w:ind w:firstLine="0"/>
                </w:pPr>
              </w:pPrChange>
            </w:pPr>
            <w:ins w:id="71" w:author="Marek Mateják" w:date="2015-07-09T01:30:00Z">
              <w:r w:rsidRPr="00EF7BC2">
                <w:rPr>
                  <w:i/>
                  <w:lang w:val="en-US"/>
                  <w:rPrChange w:id="72" w:author="Marek Mateják" w:date="2015-07-09T11:13:00Z">
                    <w:rPr/>
                  </w:rPrChange>
                </w:rPr>
                <w:t>Electrochemical potential</w:t>
              </w:r>
            </w:ins>
            <w:ins w:id="73" w:author="Marek Mateják" w:date="2015-07-09T01:31:00Z">
              <w:r w:rsidRPr="00EF7BC2">
                <w:rPr>
                  <w:i/>
                  <w:lang w:val="en-US"/>
                  <w:rPrChange w:id="74" w:author="Marek Mateják" w:date="2015-07-09T11:13:00Z">
                    <w:rPr/>
                  </w:rPrChange>
                </w:rPr>
                <w:t xml:space="preserve"> </w:t>
              </w:r>
            </w:ins>
            <w:ins w:id="75" w:author="Marek Mateják" w:date="2015-07-09T10:55:00Z">
              <w:r w:rsidR="00CE4194" w:rsidRPr="00EF7BC2">
                <w:rPr>
                  <w:i/>
                  <w:lang w:val="en-US"/>
                  <w:rPrChange w:id="76" w:author="Marek Mateják" w:date="2015-07-09T11:13:00Z">
                    <w:rPr>
                      <w:lang w:val="en-US"/>
                    </w:rPr>
                  </w:rPrChange>
                </w:rPr>
                <w:t>of the substance</w:t>
              </w:r>
              <w:r w:rsidR="00CE4194">
                <w:rPr>
                  <w:lang w:val="en-US"/>
                </w:rPr>
                <w:t xml:space="preserve"> [</w:t>
              </w:r>
              <w:r w:rsidR="00CE4194" w:rsidRPr="009A5B37">
                <w:rPr>
                  <w:lang w:val="en-US"/>
                </w:rPr>
                <w:t>J/mol</w:t>
              </w:r>
              <w:r w:rsidR="00CE4194">
                <w:rPr>
                  <w:lang w:val="en-US"/>
                </w:rPr>
                <w:t>]</w:t>
              </w:r>
            </w:ins>
          </w:p>
        </w:tc>
        <w:tc>
          <w:tcPr>
            <w:tcW w:w="2299" w:type="dxa"/>
            <w:tcBorders>
              <w:left w:val="single" w:sz="4" w:space="0" w:color="auto"/>
              <w:bottom w:val="single" w:sz="4" w:space="0" w:color="auto"/>
            </w:tcBorders>
            <w:tcPrChange w:id="77" w:author="Marek Mateják" w:date="2015-07-09T10:56:00Z">
              <w:tcPr>
                <w:tcW w:w="2409" w:type="dxa"/>
              </w:tcPr>
            </w:tcPrChange>
          </w:tcPr>
          <w:p w:rsidR="00CE4194" w:rsidRPr="00097E5A" w:rsidRDefault="00EF7BC2" w:rsidP="00EF7BC2">
            <w:pPr>
              <w:pStyle w:val="BodyTextIndented"/>
              <w:ind w:firstLine="0"/>
              <w:jc w:val="center"/>
              <w:rPr>
                <w:ins w:id="78" w:author="Marek Mateják" w:date="2015-07-09T01:30:00Z"/>
                <w:lang w:val="en-US"/>
                <w:rPrChange w:id="79" w:author="Marek Mateják" w:date="2015-07-09T01:36:00Z">
                  <w:rPr>
                    <w:ins w:id="80" w:author="Marek Mateják" w:date="2015-07-09T01:30:00Z"/>
                  </w:rPr>
                </w:rPrChange>
              </w:rPr>
              <w:pPrChange w:id="81" w:author="Marek Mateják" w:date="2015-07-09T11:14:00Z">
                <w:pPr>
                  <w:pStyle w:val="BodyTextIndented"/>
                  <w:ind w:firstLine="0"/>
                </w:pPr>
              </w:pPrChange>
            </w:pPr>
            <w:ins w:id="82" w:author="Marek Mateják" w:date="2015-07-09T11:13:00Z">
              <w:r>
                <w:rPr>
                  <w:i/>
                  <w:lang w:val="en-US"/>
                </w:rPr>
                <w:t>M</w:t>
              </w:r>
            </w:ins>
            <w:ins w:id="83" w:author="Marek Mateják" w:date="2015-07-09T01:30:00Z">
              <w:r w:rsidR="00097E5A" w:rsidRPr="00EF7BC2">
                <w:rPr>
                  <w:i/>
                  <w:lang w:val="en-US"/>
                  <w:rPrChange w:id="84" w:author="Marek Mateják" w:date="2015-07-09T11:13:00Z">
                    <w:rPr/>
                  </w:rPrChange>
                </w:rPr>
                <w:t>olar flow</w:t>
              </w:r>
            </w:ins>
            <w:ins w:id="85" w:author="Marek Mateják" w:date="2015-07-09T11:13:00Z">
              <w:r>
                <w:rPr>
                  <w:i/>
                  <w:lang w:val="en-US"/>
                </w:rPr>
                <w:t xml:space="preserve"> of the substance </w:t>
              </w:r>
            </w:ins>
            <w:ins w:id="86" w:author="Marek Mateják" w:date="2015-07-09T10:56:00Z">
              <w:r w:rsidR="00CE4194">
                <w:rPr>
                  <w:lang w:val="en-US"/>
                </w:rPr>
                <w:t>[</w:t>
              </w:r>
              <w:r w:rsidR="00CE4194" w:rsidRPr="009A5B37">
                <w:rPr>
                  <w:lang w:val="en-US"/>
                </w:rPr>
                <w:t>mol/s</w:t>
              </w:r>
              <w:r w:rsidR="00CE4194">
                <w:rPr>
                  <w:lang w:val="en-US"/>
                </w:rPr>
                <w:t>]</w:t>
              </w:r>
            </w:ins>
          </w:p>
        </w:tc>
      </w:tr>
    </w:tbl>
    <w:p w:rsidR="00573DD3" w:rsidRPr="00097E5A" w:rsidDel="00573DD3" w:rsidRDefault="00573DD3" w:rsidP="00573DD3">
      <w:pPr>
        <w:pStyle w:val="BodyTextIndented"/>
        <w:ind w:firstLine="0"/>
        <w:rPr>
          <w:del w:id="87" w:author="Marek Mateják" w:date="2015-07-09T10:48:00Z"/>
        </w:rPr>
        <w:pPrChange w:id="88" w:author="Marek Mateják" w:date="2015-07-09T10:48:00Z">
          <w:pPr>
            <w:pStyle w:val="Body"/>
          </w:pPr>
        </w:pPrChange>
      </w:pPr>
    </w:p>
    <w:p w:rsidR="00573DD3" w:rsidRDefault="00AF6930" w:rsidP="00CE4194">
      <w:pPr>
        <w:pStyle w:val="BodyTextIndented"/>
        <w:spacing w:before="240" w:after="240"/>
        <w:rPr>
          <w:ins w:id="89" w:author="Marek Mateják" w:date="2015-07-09T10:47:00Z"/>
        </w:rPr>
        <w:pPrChange w:id="90" w:author="Marek Mateják" w:date="2015-07-09T10:49:00Z">
          <w:pPr>
            <w:pStyle w:val="BodyTextIndented"/>
          </w:pPr>
        </w:pPrChange>
      </w:pPr>
      <w:ins w:id="91" w:author="Marek Mateják" w:date="2015-07-09T10:34:00Z">
        <w:r w:rsidRPr="00240CAF">
          <w:t xml:space="preserve">In the </w:t>
        </w:r>
        <w:r>
          <w:t>C</w:t>
        </w:r>
        <w:r w:rsidRPr="00240CAF">
          <w:t>hemical library, we carefully selected only the fundamental definitions from physical chemistry and thermodynamics to derive other known chemical relations</w:t>
        </w:r>
      </w:ins>
      <w:ins w:id="92" w:author="Marek Mateják" w:date="2015-07-09T10:35:00Z">
        <w:r>
          <w:t xml:space="preserve"> </w:t>
        </w:r>
        <w:r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93" w:author="Marek Mateják" w:date="2015-07-09T10:35:00Z">
        <w:r w:rsidRPr="00240CAF">
          <w:fldChar w:fldCharType="separate"/>
        </w:r>
      </w:ins>
      <w:r w:rsidR="00BD37F8">
        <w:rPr>
          <w:noProof/>
        </w:rPr>
        <w:t>[8]</w:t>
      </w:r>
      <w:ins w:id="94" w:author="Marek Mateják" w:date="2015-07-09T10:35:00Z">
        <w:r w:rsidRPr="00240CAF">
          <w:fldChar w:fldCharType="end"/>
        </w:r>
      </w:ins>
      <w:ins w:id="95" w:author="Marek Mateják" w:date="2015-07-09T10:34:00Z">
        <w:r w:rsidRPr="00240CAF">
          <w:t xml:space="preserve">. For example, physical chemistry defines an electrochemical potential </w:t>
        </w:r>
      </w:ins>
      <m:oMath>
        <m:acc>
          <m:accPr>
            <m:chr m:val="̅"/>
            <m:ctrlPr>
              <w:ins w:id="96" w:author="Marek Mateják" w:date="2015-07-09T10:41:00Z">
                <w:rPr>
                  <w:rFonts w:ascii="Cambria Math" w:hAnsi="Cambria Math"/>
                  <w:b/>
                  <w:i/>
                </w:rPr>
              </w:ins>
            </m:ctrlPr>
          </m:accPr>
          <m:e>
            <m:sSub>
              <m:sSubPr>
                <m:ctrlPr>
                  <w:ins w:id="97" w:author="Marek Mateják" w:date="2015-07-09T10:41:00Z">
                    <w:rPr>
                      <w:rFonts w:ascii="Cambria Math" w:hAnsi="Cambria Math"/>
                      <w:b/>
                      <w:i/>
                    </w:rPr>
                  </w:ins>
                </m:ctrlPr>
              </m:sSubPr>
              <m:e>
                <m:r>
                  <w:ins w:id="98" w:author="Marek Mateják" w:date="2015-07-09T10:41:00Z">
                    <m:rPr>
                      <m:sty m:val="bi"/>
                    </m:rPr>
                    <w:rPr>
                      <w:rFonts w:ascii="Cambria Math" w:hAnsi="Cambria Math"/>
                    </w:rPr>
                    <m:t>μ</m:t>
                  </w:ins>
                </m:r>
              </m:e>
              <m:sub>
                <m:r>
                  <w:ins w:id="99" w:author="Marek Mateják" w:date="2015-07-09T10:41:00Z">
                    <m:rPr>
                      <m:sty m:val="bi"/>
                    </m:rPr>
                    <w:rPr>
                      <w:rFonts w:ascii="Cambria Math" w:hAnsi="Cambria Math"/>
                    </w:rPr>
                    <m:t>j</m:t>
                  </w:ins>
                </m:r>
              </m:sub>
            </m:sSub>
          </m:e>
        </m:acc>
      </m:oMath>
      <w:ins w:id="100" w:author="Marek Mateják" w:date="2015-07-09T10:41:00Z">
        <w:r w:rsidR="00573DD3">
          <w:rPr>
            <w:b/>
          </w:rPr>
          <w:t xml:space="preserve"> </w:t>
        </w:r>
      </w:ins>
      <w:ins w:id="101" w:author="Marek Mateják" w:date="2015-07-09T11:04:00Z">
        <w:r w:rsidR="00BD37F8">
          <w:t>(Eq.1)</w:t>
        </w:r>
        <w:r w:rsidR="00BD37F8">
          <w:t xml:space="preserve"> </w:t>
        </w:r>
      </w:ins>
      <w:ins w:id="102" w:author="Marek Mateják" w:date="2015-07-09T10:34:00Z">
        <w:r w:rsidRPr="00240CAF">
          <w:t>for each chemical substance</w:t>
        </w:r>
      </w:ins>
      <w:ins w:id="103" w:author="Marek Mateják" w:date="2015-07-09T11:04:00Z">
        <w:r w:rsidR="00BD37F8">
          <w:t xml:space="preserve"> </w:t>
        </w:r>
        <w:r w:rsidR="00BD37F8" w:rsidRPr="00BD37F8">
          <w:rPr>
            <w:b/>
            <w:i/>
            <w:rPrChange w:id="104" w:author="Marek Mateják" w:date="2015-07-09T11:04:00Z">
              <w:rPr/>
            </w:rPrChange>
          </w:rPr>
          <w:t>j</w:t>
        </w:r>
      </w:ins>
      <w:ins w:id="105" w:author="Marek Mateják" w:date="2015-07-09T10:34:00Z">
        <w:r w:rsidRPr="00240CAF">
          <w:t xml:space="preserve"> in a homogeneous chemical solution as the composition of a</w:t>
        </w:r>
        <w:r>
          <w:t xml:space="preserve"> relative molar energy of</w:t>
        </w:r>
        <w:r w:rsidRPr="00240CAF">
          <w:t xml:space="preserve"> pure substance</w:t>
        </w:r>
      </w:ins>
      <w:ins w:id="106" w:author="Marek Mateják" w:date="2015-07-09T10:42:00Z">
        <w:r w:rsidR="00573DD3">
          <w:t xml:space="preserve"> </w:t>
        </w:r>
        <m:oMath>
          <m:sSubSup>
            <m:sSubSupPr>
              <m:ctrlPr>
                <w:rPr>
                  <w:rFonts w:ascii="Cambria Math" w:hAnsi="Cambria Math"/>
                  <w:b/>
                  <w:i/>
                  <w:rPrChange w:id="107" w:author="Marek Mateják" w:date="2015-07-09T10:50:00Z">
                    <w:rPr>
                      <w:rFonts w:ascii="Cambria Math" w:hAnsi="Cambria Math"/>
                      <w:b/>
                      <w:i/>
                    </w:rPr>
                  </w:rPrChange>
                </w:rPr>
              </m:ctrlPr>
            </m:sSubSupPr>
            <m:e>
              <m:r>
                <m:rPr>
                  <m:sty m:val="bi"/>
                </m:rPr>
                <w:rPr>
                  <w:rFonts w:ascii="Cambria Math" w:hAnsi="Cambria Math"/>
                  <w:rPrChange w:id="108" w:author="Marek Mateják" w:date="2015-07-09T10:50:00Z">
                    <w:rPr>
                      <w:rFonts w:ascii="Cambria Math" w:hAnsi="Cambria Math"/>
                    </w:rPr>
                  </w:rPrChange>
                </w:rPr>
                <m:t>μ</m:t>
              </m:r>
            </m:e>
            <m:sub>
              <m:r>
                <m:rPr>
                  <m:sty m:val="bi"/>
                </m:rPr>
                <w:rPr>
                  <w:rFonts w:ascii="Cambria Math" w:hAnsi="Cambria Math"/>
                  <w:rPrChange w:id="109" w:author="Marek Mateják" w:date="2015-07-09T10:50:00Z">
                    <w:rPr>
                      <w:rFonts w:ascii="Cambria Math" w:hAnsi="Cambria Math"/>
                    </w:rPr>
                  </w:rPrChange>
                </w:rPr>
                <m:t>j</m:t>
              </m:r>
            </m:sub>
            <m:sup>
              <m:r>
                <m:rPr>
                  <m:sty m:val="bi"/>
                </m:rPr>
                <w:rPr>
                  <w:rFonts w:ascii="Cambria Math" w:hAnsi="Cambria Math"/>
                  <w:rPrChange w:id="110" w:author="Marek Mateják" w:date="2015-07-09T10:50:00Z">
                    <w:rPr>
                      <w:rFonts w:ascii="Cambria Math" w:hAnsi="Cambria Math"/>
                    </w:rPr>
                  </w:rPrChange>
                </w:rPr>
                <m:t>o</m:t>
              </m:r>
            </m:sup>
          </m:sSubSup>
        </m:oMath>
      </w:ins>
      <w:ins w:id="111" w:author="Marek Mateják" w:date="2015-07-09T10:34:00Z">
        <w:r w:rsidRPr="00240CAF">
          <w:t xml:space="preserve"> (typically tabulated as free molar Gibbs energy of formation), a chemical dissolution component of molar energy</w:t>
        </w:r>
      </w:ins>
      <w:ins w:id="112" w:author="Marek Mateják" w:date="2015-07-09T10:42:00Z">
        <w:r w:rsidR="00573DD3">
          <w:t xml:space="preserve"> </w:t>
        </w:r>
        <m:oMath>
          <m:r>
            <m:rPr>
              <m:sty m:val="p"/>
            </m:rPr>
            <w:rPr>
              <w:rFonts w:ascii="Cambria Math" w:hAnsi="Cambria Math"/>
              <w:rPrChange w:id="113" w:author="Marek Mateják" w:date="2015-07-09T10:50:00Z">
                <w:rPr>
                  <w:rFonts w:ascii="Cambria Math" w:hAnsi="Cambria Math"/>
                </w:rPr>
              </w:rPrChange>
            </w:rPr>
            <m:t>R</m:t>
          </m:r>
          <m:r>
            <w:rPr>
              <w:rFonts w:ascii="Cambria Math" w:hAnsi="Cambria Math"/>
              <w:rPrChange w:id="114" w:author="Marek Mateják" w:date="2015-07-09T10:50:00Z">
                <w:rPr>
                  <w:rFonts w:ascii="Cambria Math" w:hAnsi="Cambria Math"/>
                </w:rPr>
              </w:rPrChange>
            </w:rPr>
            <m:t>∙T∙</m:t>
          </m:r>
          <m:r>
            <m:rPr>
              <m:sty m:val="p"/>
            </m:rPr>
            <w:rPr>
              <w:rFonts w:ascii="Cambria Math" w:hAnsi="Cambria Math"/>
              <w:rPrChange w:id="115" w:author="Marek Mateják" w:date="2015-07-09T10:50:00Z">
                <w:rPr>
                  <w:rFonts w:ascii="Cambria Math" w:hAnsi="Cambria Math"/>
                </w:rPr>
              </w:rPrChange>
            </w:rPr>
            <m:t>ln</m:t>
          </m:r>
          <m:d>
            <m:dPr>
              <m:ctrlPr>
                <w:rPr>
                  <w:rFonts w:ascii="Cambria Math" w:hAnsi="Cambria Math"/>
                  <w:i/>
                  <w:rPrChange w:id="116" w:author="Marek Mateják" w:date="2015-07-09T10:50:00Z">
                    <w:rPr>
                      <w:rFonts w:ascii="Cambria Math" w:hAnsi="Cambria Math"/>
                      <w:b/>
                      <w:i/>
                    </w:rPr>
                  </w:rPrChange>
                </w:rPr>
              </m:ctrlPr>
            </m:dPr>
            <m:e>
              <m:sSub>
                <m:sSubPr>
                  <m:ctrlPr>
                    <w:rPr>
                      <w:rFonts w:ascii="Cambria Math" w:hAnsi="Cambria Math"/>
                      <w:i/>
                      <w:rPrChange w:id="117" w:author="Marek Mateják" w:date="2015-07-09T10:50:00Z">
                        <w:rPr>
                          <w:rFonts w:ascii="Cambria Math" w:hAnsi="Cambria Math"/>
                          <w:b/>
                          <w:i/>
                        </w:rPr>
                      </w:rPrChange>
                    </w:rPr>
                  </m:ctrlPr>
                </m:sSubPr>
                <m:e>
                  <m:r>
                    <w:rPr>
                      <w:rFonts w:ascii="Cambria Math" w:hAnsi="Cambria Math"/>
                      <w:rPrChange w:id="118" w:author="Marek Mateják" w:date="2015-07-09T10:50:00Z">
                        <w:rPr>
                          <w:rFonts w:ascii="Cambria Math" w:hAnsi="Cambria Math"/>
                        </w:rPr>
                      </w:rPrChange>
                    </w:rPr>
                    <m:t>a</m:t>
                  </m:r>
                </m:e>
                <m:sub>
                  <m:r>
                    <w:rPr>
                      <w:rFonts w:ascii="Cambria Math" w:hAnsi="Cambria Math"/>
                      <w:rPrChange w:id="119" w:author="Marek Mateják" w:date="2015-07-09T10:50:00Z">
                        <w:rPr>
                          <w:rFonts w:ascii="Cambria Math" w:hAnsi="Cambria Math"/>
                        </w:rPr>
                      </w:rPrChange>
                    </w:rPr>
                    <m:t>j</m:t>
                  </m:r>
                </m:sub>
              </m:sSub>
            </m:e>
          </m:d>
        </m:oMath>
      </w:ins>
      <w:ins w:id="120" w:author="Marek Mateják" w:date="2015-07-09T10:34:00Z">
        <w:r w:rsidRPr="00240CAF">
          <w:t xml:space="preserve"> (reflecting the </w:t>
        </w:r>
      </w:ins>
      <w:ins w:id="121" w:author="Marek Mateják" w:date="2015-07-09T10:44:00Z">
        <w:r w:rsidR="00573DD3">
          <w:t xml:space="preserve">mole-fraction based activity </w:t>
        </w:r>
      </w:ins>
      <w:ins w:id="122" w:author="Marek Mateják" w:date="2015-07-09T10:34:00Z">
        <w:r w:rsidRPr="00240CAF">
          <w:t xml:space="preserve">of the substance </w:t>
        </w:r>
      </w:ins>
      <m:oMath>
        <m:sSub>
          <m:sSubPr>
            <m:ctrlPr>
              <w:ins w:id="123" w:author="Marek Mateják" w:date="2015-07-09T10:44:00Z">
                <w:rPr>
                  <w:rFonts w:ascii="Cambria Math" w:hAnsi="Cambria Math"/>
                  <w:b/>
                  <w:i/>
                </w:rPr>
              </w:ins>
            </m:ctrlPr>
          </m:sSubPr>
          <m:e>
            <m:r>
              <w:ins w:id="124" w:author="Marek Mateják" w:date="2015-07-09T10:44:00Z">
                <m:rPr>
                  <m:sty m:val="bi"/>
                </m:rPr>
                <w:rPr>
                  <w:rFonts w:ascii="Cambria Math" w:hAnsi="Cambria Math"/>
                </w:rPr>
                <m:t>a</m:t>
              </w:ins>
            </m:r>
          </m:e>
          <m:sub>
            <m:r>
              <w:ins w:id="125" w:author="Marek Mateják" w:date="2015-07-09T10:44:00Z">
                <m:rPr>
                  <m:sty m:val="bi"/>
                </m:rPr>
                <w:rPr>
                  <w:rFonts w:ascii="Cambria Math" w:hAnsi="Cambria Math"/>
                </w:rPr>
                <m:t>j</m:t>
              </w:ins>
            </m:r>
          </m:sub>
        </m:sSub>
      </m:oMath>
      <w:ins w:id="126" w:author="Marek Mateják" w:date="2015-07-09T10:44:00Z">
        <w:r w:rsidR="00573DD3">
          <w:rPr>
            <w:b/>
          </w:rPr>
          <w:t xml:space="preserve"> </w:t>
        </w:r>
      </w:ins>
      <w:ins w:id="127" w:author="Marek Mateják" w:date="2015-07-09T10:34:00Z">
        <w:r w:rsidRPr="00240CAF">
          <w:t xml:space="preserve">in the solution) and an electrical component of the molar energy </w:t>
        </w:r>
      </w:ins>
      <m:oMath>
        <m:r>
          <w:ins w:id="128" w:author="Marek Mateják" w:date="2015-07-09T10:42:00Z">
            <m:rPr>
              <m:sty m:val="p"/>
            </m:rPr>
            <w:rPr>
              <w:rFonts w:ascii="Cambria Math" w:hAnsi="Cambria Math"/>
              <w:rPrChange w:id="129" w:author="Marek Mateják" w:date="2015-07-09T10:50:00Z">
                <w:rPr>
                  <w:rFonts w:ascii="Cambria Math" w:hAnsi="Cambria Math"/>
                </w:rPr>
              </w:rPrChange>
            </w:rPr>
            <m:t>F</m:t>
          </w:ins>
        </m:r>
        <m:r>
          <w:ins w:id="130" w:author="Marek Mateják" w:date="2015-07-09T10:42:00Z">
            <w:rPr>
              <w:rFonts w:ascii="Cambria Math" w:hAnsi="Cambria Math"/>
              <w:rPrChange w:id="131" w:author="Marek Mateják" w:date="2015-07-09T10:50:00Z">
                <w:rPr>
                  <w:rFonts w:ascii="Cambria Math" w:hAnsi="Cambria Math"/>
                </w:rPr>
              </w:rPrChange>
            </w:rPr>
            <m:t>∙</m:t>
          </w:ins>
        </m:r>
        <m:sSub>
          <m:sSubPr>
            <m:ctrlPr>
              <w:ins w:id="132" w:author="Marek Mateják" w:date="2015-07-09T10:42:00Z">
                <w:rPr>
                  <w:rFonts w:ascii="Cambria Math" w:hAnsi="Cambria Math"/>
                  <w:i/>
                  <w:rPrChange w:id="133" w:author="Marek Mateják" w:date="2015-07-09T10:50:00Z">
                    <w:rPr>
                      <w:rFonts w:ascii="Cambria Math" w:hAnsi="Cambria Math"/>
                      <w:b/>
                      <w:i/>
                    </w:rPr>
                  </w:rPrChange>
                </w:rPr>
              </w:ins>
            </m:ctrlPr>
          </m:sSubPr>
          <m:e>
            <m:r>
              <w:ins w:id="134" w:author="Marek Mateják" w:date="2015-07-09T10:42:00Z">
                <w:rPr>
                  <w:rFonts w:ascii="Cambria Math" w:hAnsi="Cambria Math"/>
                  <w:rPrChange w:id="135" w:author="Marek Mateják" w:date="2015-07-09T10:50:00Z">
                    <w:rPr>
                      <w:rFonts w:ascii="Cambria Math" w:hAnsi="Cambria Math"/>
                    </w:rPr>
                  </w:rPrChange>
                </w:rPr>
                <m:t>z</m:t>
              </w:ins>
            </m:r>
          </m:e>
          <m:sub>
            <m:r>
              <w:ins w:id="136" w:author="Marek Mateják" w:date="2015-07-09T10:42:00Z">
                <w:rPr>
                  <w:rFonts w:ascii="Cambria Math" w:hAnsi="Cambria Math"/>
                  <w:rPrChange w:id="137" w:author="Marek Mateják" w:date="2015-07-09T10:50:00Z">
                    <w:rPr>
                      <w:rFonts w:ascii="Cambria Math" w:hAnsi="Cambria Math"/>
                    </w:rPr>
                  </w:rPrChange>
                </w:rPr>
                <m:t>j</m:t>
              </w:ins>
            </m:r>
          </m:sub>
        </m:sSub>
        <m:r>
          <w:ins w:id="138" w:author="Marek Mateják" w:date="2015-07-09T10:42:00Z">
            <w:rPr>
              <w:rFonts w:ascii="Cambria Math" w:hAnsi="Cambria Math"/>
              <w:rPrChange w:id="139" w:author="Marek Mateják" w:date="2015-07-09T10:50:00Z">
                <w:rPr>
                  <w:rFonts w:ascii="Cambria Math" w:hAnsi="Cambria Math"/>
                </w:rPr>
              </w:rPrChange>
            </w:rPr>
            <m:t>∙φ</m:t>
          </w:ins>
        </m:r>
      </m:oMath>
      <w:ins w:id="140" w:author="Marek Mateják" w:date="2015-07-09T10:42:00Z">
        <w:r w:rsidR="00573DD3" w:rsidRPr="00240CAF">
          <w:t xml:space="preserve"> </w:t>
        </w:r>
      </w:ins>
      <w:ins w:id="141" w:author="Marek Mateják" w:date="2015-07-09T10:34:00Z">
        <w:r w:rsidRPr="00240CAF">
          <w:t>(</w:t>
        </w:r>
      </w:ins>
      <w:ins w:id="142" w:author="Marek Mateják" w:date="2015-07-09T10:43:00Z">
        <w:r w:rsidR="00573DD3">
          <w:t xml:space="preserve">for substances with charge </w:t>
        </w:r>
      </w:ins>
      <w:ins w:id="143" w:author="Marek Mateják" w:date="2015-07-09T11:18:00Z">
        <w:r w:rsidR="00EF7BC2">
          <w:t>number</w:t>
        </w:r>
      </w:ins>
      <w:bookmarkStart w:id="144" w:name="_GoBack"/>
      <w:bookmarkEnd w:id="144"/>
      <w:ins w:id="145" w:author="Marek Mateják" w:date="2015-07-09T10:44:00Z">
        <w:r w:rsidR="00573DD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j</m:t>
              </m:r>
            </m:sub>
          </m:sSub>
        </m:oMath>
      </w:ins>
      <w:ins w:id="146" w:author="Marek Mateják" w:date="2015-07-09T10:43:00Z">
        <w:r w:rsidR="00573DD3">
          <w:t xml:space="preserve"> </w:t>
        </w:r>
      </w:ins>
      <w:ins w:id="147" w:author="Marek Mateják" w:date="2015-07-09T10:34:00Z">
        <w:r w:rsidRPr="00240CAF">
          <w:t>in the solution with non-zero electrical potential</w:t>
        </w:r>
      </w:ins>
      <w:ins w:id="148" w:author="Marek Mateják" w:date="2015-07-09T10:42:00Z">
        <w:r w:rsidR="00573DD3">
          <w:t xml:space="preserve"> </w:t>
        </w:r>
        <m:oMath>
          <m:r>
            <m:rPr>
              <m:sty m:val="bi"/>
            </m:rPr>
            <w:rPr>
              <w:rFonts w:ascii="Cambria Math" w:hAnsi="Cambria Math"/>
            </w:rPr>
            <m:t>φ</m:t>
          </m:r>
        </m:oMath>
      </w:ins>
      <w:ins w:id="149" w:author="Marek Mateják" w:date="2015-07-09T10:34:00Z">
        <w:r w:rsidRPr="00240CAF">
          <w:t>)</w:t>
        </w:r>
      </w:ins>
      <w:ins w:id="150" w:author="Marek Mateják" w:date="2015-07-09T10:45:00Z">
        <w:r w:rsidR="00573DD3">
          <w:t xml:space="preserve">, where </w:t>
        </w:r>
        <w:r w:rsidR="00573DD3" w:rsidRPr="00CE4194">
          <w:rPr>
            <w:b/>
            <w:i/>
            <w:rPrChange w:id="151" w:author="Marek Mateják" w:date="2015-07-09T10:50:00Z">
              <w:rPr/>
            </w:rPrChange>
          </w:rPr>
          <w:t>T</w:t>
        </w:r>
        <w:r w:rsidR="00573DD3">
          <w:t xml:space="preserve"> is temperature, </w:t>
        </w:r>
        <w:r w:rsidR="00573DD3" w:rsidRPr="00CE4194">
          <w:rPr>
            <w:b/>
            <w:rPrChange w:id="152" w:author="Marek Mateják" w:date="2015-07-09T10:50:00Z">
              <w:rPr/>
            </w:rPrChange>
          </w:rPr>
          <w:t>R</w:t>
        </w:r>
        <w:r w:rsidR="00573DD3">
          <w:t xml:space="preserve"> is gas constant and </w:t>
        </w:r>
        <w:r w:rsidR="00573DD3" w:rsidRPr="00CE4194">
          <w:rPr>
            <w:b/>
            <w:rPrChange w:id="153" w:author="Marek Mateják" w:date="2015-07-09T10:50:00Z">
              <w:rPr/>
            </w:rPrChange>
          </w:rPr>
          <w:t>F</w:t>
        </w:r>
        <w:r w:rsidR="00573DD3">
          <w:t xml:space="preserve"> is </w:t>
        </w:r>
      </w:ins>
      <w:ins w:id="154" w:author="Marek Mateják" w:date="2015-07-09T10:46:00Z">
        <w:r w:rsidR="00573DD3">
          <w:t>Faraday’s constant</w:t>
        </w:r>
      </w:ins>
      <w:ins w:id="155" w:author="Marek Mateják" w:date="2015-07-09T10:48:00Z">
        <w:r w:rsidR="00573DD3">
          <w:t xml:space="preserve"> (</w:t>
        </w:r>
        <w:r w:rsidR="00BD37F8">
          <w:t>Eq.</w:t>
        </w:r>
        <w:r w:rsidR="00573DD3">
          <w:t>1)</w:t>
        </w:r>
      </w:ins>
      <w:ins w:id="156" w:author="Marek Mateják" w:date="2015-07-09T10:34:00Z">
        <w:r w:rsidRPr="00240CAF">
          <w:t>.</w:t>
        </w:r>
      </w:ins>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7" w:author="Marek Mateják" w:date="2015-07-09T11:05:00Z">
          <w:tblPr>
            <w:tblStyle w:val="Mkatabulky"/>
            <w:tblW w:w="0" w:type="auto"/>
            <w:tblLook w:val="04A0" w:firstRow="1" w:lastRow="0" w:firstColumn="1" w:lastColumn="0" w:noHBand="0" w:noVBand="1"/>
          </w:tblPr>
        </w:tblPrChange>
      </w:tblPr>
      <w:tblGrid>
        <w:gridCol w:w="3794"/>
        <w:gridCol w:w="1023"/>
        <w:tblGridChange w:id="158">
          <w:tblGrid>
            <w:gridCol w:w="2408"/>
            <w:gridCol w:w="2409"/>
          </w:tblGrid>
        </w:tblGridChange>
      </w:tblGrid>
      <w:tr w:rsidR="00573DD3" w:rsidTr="00BD37F8">
        <w:trPr>
          <w:trHeight w:val="416"/>
          <w:ins w:id="159" w:author="Marek Mateják" w:date="2015-07-09T10:47:00Z"/>
        </w:trPr>
        <w:tc>
          <w:tcPr>
            <w:tcW w:w="3794" w:type="dxa"/>
            <w:vAlign w:val="center"/>
            <w:tcPrChange w:id="160" w:author="Marek Mateják" w:date="2015-07-09T11:05:00Z">
              <w:tcPr>
                <w:tcW w:w="2408" w:type="dxa"/>
              </w:tcPr>
            </w:tcPrChange>
          </w:tcPr>
          <w:p w:rsidR="00573DD3" w:rsidRPr="00573DD3" w:rsidRDefault="00573DD3" w:rsidP="00BD37F8">
            <w:pPr>
              <w:pStyle w:val="BodyTextIndented"/>
              <w:jc w:val="center"/>
              <w:rPr>
                <w:ins w:id="161" w:author="Marek Mateják" w:date="2015-07-09T10:47:00Z"/>
                <w:b/>
                <w:rPrChange w:id="162" w:author="Marek Mateják" w:date="2015-07-09T10:47:00Z">
                  <w:rPr>
                    <w:ins w:id="163" w:author="Marek Mateják" w:date="2015-07-09T10:47:00Z"/>
                  </w:rPr>
                </w:rPrChange>
              </w:rPr>
              <w:pPrChange w:id="164" w:author="Marek Mateják" w:date="2015-07-09T11:05:00Z">
                <w:pPr>
                  <w:pStyle w:val="BodyTextIndented"/>
                  <w:ind w:firstLine="0"/>
                </w:pPr>
              </w:pPrChange>
            </w:pPr>
            <m:oMathPara>
              <m:oMath>
                <m:acc>
                  <m:accPr>
                    <m:chr m:val="̅"/>
                    <m:ctrlPr>
                      <w:ins w:id="165" w:author="Marek Mateják" w:date="2015-07-09T10:47:00Z">
                        <w:rPr>
                          <w:rFonts w:ascii="Cambria Math" w:eastAsia="Times New Roman" w:hAnsi="Cambria Math" w:cs="Times New Roman"/>
                          <w:b/>
                          <w:i/>
                          <w:szCs w:val="24"/>
                          <w:lang w:val="en-US" w:eastAsia="en-US"/>
                        </w:rPr>
                      </w:ins>
                    </m:ctrlPr>
                  </m:accPr>
                  <m:e>
                    <m:sSub>
                      <m:sSubPr>
                        <m:ctrlPr>
                          <w:ins w:id="166" w:author="Marek Mateják" w:date="2015-07-09T10:47:00Z">
                            <w:rPr>
                              <w:rFonts w:ascii="Cambria Math" w:hAnsi="Cambria Math"/>
                              <w:b/>
                              <w:i/>
                            </w:rPr>
                          </w:ins>
                        </m:ctrlPr>
                      </m:sSubPr>
                      <m:e>
                        <m:r>
                          <w:ins w:id="167" w:author="Marek Mateják" w:date="2015-07-09T10:47:00Z">
                            <m:rPr>
                              <m:sty m:val="bi"/>
                            </m:rPr>
                            <w:rPr>
                              <w:rFonts w:ascii="Cambria Math" w:hAnsi="Cambria Math"/>
                            </w:rPr>
                            <m:t>μ</m:t>
                          </w:ins>
                        </m:r>
                      </m:e>
                      <m:sub>
                        <m:r>
                          <w:ins w:id="168" w:author="Marek Mateják" w:date="2015-07-09T10:47:00Z">
                            <m:rPr>
                              <m:sty m:val="bi"/>
                            </m:rPr>
                            <w:rPr>
                              <w:rFonts w:ascii="Cambria Math" w:hAnsi="Cambria Math"/>
                            </w:rPr>
                            <m:t>j</m:t>
                          </w:ins>
                        </m:r>
                      </m:sub>
                    </m:sSub>
                  </m:e>
                </m:acc>
                <m:r>
                  <w:ins w:id="169" w:author="Marek Mateják" w:date="2015-07-09T10:47:00Z">
                    <m:rPr>
                      <m:sty m:val="bi"/>
                    </m:rPr>
                    <w:rPr>
                      <w:rFonts w:ascii="Cambria Math" w:hAnsi="Cambria Math"/>
                    </w:rPr>
                    <m:t>=</m:t>
                  </w:ins>
                </m:r>
                <m:sSubSup>
                  <m:sSubSupPr>
                    <m:ctrlPr>
                      <w:ins w:id="170" w:author="Marek Mateják" w:date="2015-07-09T10:47:00Z">
                        <w:rPr>
                          <w:rFonts w:ascii="Cambria Math" w:hAnsi="Cambria Math"/>
                          <w:b/>
                          <w:i/>
                        </w:rPr>
                      </w:ins>
                    </m:ctrlPr>
                  </m:sSubSupPr>
                  <m:e>
                    <m:r>
                      <w:ins w:id="171" w:author="Marek Mateják" w:date="2015-07-09T10:47:00Z">
                        <m:rPr>
                          <m:sty m:val="bi"/>
                        </m:rPr>
                        <w:rPr>
                          <w:rFonts w:ascii="Cambria Math" w:hAnsi="Cambria Math"/>
                        </w:rPr>
                        <m:t>μ</m:t>
                      </w:ins>
                    </m:r>
                  </m:e>
                  <m:sub>
                    <m:r>
                      <w:ins w:id="172" w:author="Marek Mateják" w:date="2015-07-09T10:47:00Z">
                        <m:rPr>
                          <m:sty m:val="bi"/>
                        </m:rPr>
                        <w:rPr>
                          <w:rFonts w:ascii="Cambria Math" w:hAnsi="Cambria Math"/>
                        </w:rPr>
                        <m:t>j</m:t>
                      </w:ins>
                    </m:r>
                  </m:sub>
                  <m:sup>
                    <m:r>
                      <w:ins w:id="173" w:author="Marek Mateják" w:date="2015-07-09T10:47:00Z">
                        <m:rPr>
                          <m:sty m:val="bi"/>
                        </m:rPr>
                        <w:rPr>
                          <w:rFonts w:ascii="Cambria Math" w:hAnsi="Cambria Math"/>
                        </w:rPr>
                        <m:t>o</m:t>
                      </w:ins>
                    </m:r>
                  </m:sup>
                </m:sSubSup>
                <m:r>
                  <w:ins w:id="174" w:author="Marek Mateják" w:date="2015-07-09T10:47:00Z">
                    <m:rPr>
                      <m:sty m:val="bi"/>
                    </m:rPr>
                    <w:rPr>
                      <w:rFonts w:ascii="Cambria Math" w:hAnsi="Cambria Math"/>
                    </w:rPr>
                    <m:t>+</m:t>
                  </w:ins>
                </m:r>
                <m:r>
                  <w:ins w:id="175" w:author="Marek Mateják" w:date="2015-07-09T10:47:00Z">
                    <m:rPr>
                      <m:sty m:val="b"/>
                    </m:rPr>
                    <w:rPr>
                      <w:rFonts w:ascii="Cambria Math" w:hAnsi="Cambria Math"/>
                    </w:rPr>
                    <m:t>R</m:t>
                  </w:ins>
                </m:r>
                <m:r>
                  <w:ins w:id="176" w:author="Marek Mateják" w:date="2015-07-09T10:47:00Z">
                    <m:rPr>
                      <m:sty m:val="bi"/>
                    </m:rPr>
                    <w:rPr>
                      <w:rFonts w:ascii="Cambria Math" w:hAnsi="Cambria Math"/>
                    </w:rPr>
                    <m:t>∙T∙</m:t>
                  </w:ins>
                </m:r>
                <m:r>
                  <w:ins w:id="177" w:author="Marek Mateják" w:date="2015-07-09T10:47:00Z">
                    <m:rPr>
                      <m:sty m:val="b"/>
                    </m:rPr>
                    <w:rPr>
                      <w:rFonts w:ascii="Cambria Math" w:hAnsi="Cambria Math"/>
                    </w:rPr>
                    <m:t>ln</m:t>
                  </w:ins>
                </m:r>
                <m:d>
                  <m:dPr>
                    <m:ctrlPr>
                      <w:ins w:id="178" w:author="Marek Mateják" w:date="2015-07-09T10:47:00Z">
                        <w:rPr>
                          <w:rFonts w:ascii="Cambria Math" w:hAnsi="Cambria Math"/>
                          <w:b/>
                          <w:i/>
                        </w:rPr>
                      </w:ins>
                    </m:ctrlPr>
                  </m:dPr>
                  <m:e>
                    <m:sSub>
                      <m:sSubPr>
                        <m:ctrlPr>
                          <w:ins w:id="179" w:author="Marek Mateják" w:date="2015-07-09T10:47:00Z">
                            <w:rPr>
                              <w:rFonts w:ascii="Cambria Math" w:hAnsi="Cambria Math"/>
                              <w:b/>
                              <w:i/>
                            </w:rPr>
                          </w:ins>
                        </m:ctrlPr>
                      </m:sSubPr>
                      <m:e>
                        <m:r>
                          <w:ins w:id="180" w:author="Marek Mateják" w:date="2015-07-09T10:47:00Z">
                            <m:rPr>
                              <m:sty m:val="bi"/>
                            </m:rPr>
                            <w:rPr>
                              <w:rFonts w:ascii="Cambria Math" w:hAnsi="Cambria Math"/>
                            </w:rPr>
                            <m:t>a</m:t>
                          </w:ins>
                        </m:r>
                      </m:e>
                      <m:sub>
                        <m:r>
                          <w:ins w:id="181" w:author="Marek Mateják" w:date="2015-07-09T10:47:00Z">
                            <m:rPr>
                              <m:sty m:val="bi"/>
                            </m:rPr>
                            <w:rPr>
                              <w:rFonts w:ascii="Cambria Math" w:hAnsi="Cambria Math"/>
                            </w:rPr>
                            <m:t>j</m:t>
                          </w:ins>
                        </m:r>
                      </m:sub>
                    </m:sSub>
                  </m:e>
                </m:d>
                <m:r>
                  <w:ins w:id="182" w:author="Marek Mateják" w:date="2015-07-09T10:47:00Z">
                    <m:rPr>
                      <m:sty m:val="bi"/>
                    </m:rPr>
                    <w:rPr>
                      <w:rFonts w:ascii="Cambria Math" w:hAnsi="Cambria Math"/>
                    </w:rPr>
                    <m:t>+</m:t>
                  </w:ins>
                </m:r>
                <m:r>
                  <w:ins w:id="183" w:author="Marek Mateják" w:date="2015-07-09T10:47:00Z">
                    <m:rPr>
                      <m:sty m:val="b"/>
                    </m:rPr>
                    <w:rPr>
                      <w:rFonts w:ascii="Cambria Math" w:hAnsi="Cambria Math"/>
                    </w:rPr>
                    <m:t>F</m:t>
                  </w:ins>
                </m:r>
                <m:r>
                  <w:ins w:id="184" w:author="Marek Mateják" w:date="2015-07-09T10:47:00Z">
                    <m:rPr>
                      <m:sty m:val="bi"/>
                    </m:rPr>
                    <w:rPr>
                      <w:rFonts w:ascii="Cambria Math" w:hAnsi="Cambria Math"/>
                    </w:rPr>
                    <m:t>∙</m:t>
                  </w:ins>
                </m:r>
                <m:sSub>
                  <m:sSubPr>
                    <m:ctrlPr>
                      <w:ins w:id="185" w:author="Marek Mateják" w:date="2015-07-09T10:47:00Z">
                        <w:rPr>
                          <w:rFonts w:ascii="Cambria Math" w:hAnsi="Cambria Math"/>
                          <w:b/>
                          <w:i/>
                        </w:rPr>
                      </w:ins>
                    </m:ctrlPr>
                  </m:sSubPr>
                  <m:e>
                    <m:r>
                      <w:ins w:id="186" w:author="Marek Mateják" w:date="2015-07-09T10:47:00Z">
                        <m:rPr>
                          <m:sty m:val="bi"/>
                        </m:rPr>
                        <w:rPr>
                          <w:rFonts w:ascii="Cambria Math" w:hAnsi="Cambria Math"/>
                        </w:rPr>
                        <m:t>z</m:t>
                      </w:ins>
                    </m:r>
                  </m:e>
                  <m:sub>
                    <m:r>
                      <w:ins w:id="187" w:author="Marek Mateják" w:date="2015-07-09T10:47:00Z">
                        <m:rPr>
                          <m:sty m:val="bi"/>
                        </m:rPr>
                        <w:rPr>
                          <w:rFonts w:ascii="Cambria Math" w:hAnsi="Cambria Math"/>
                        </w:rPr>
                        <m:t>j</m:t>
                      </w:ins>
                    </m:r>
                  </m:sub>
                </m:sSub>
                <m:r>
                  <w:ins w:id="188" w:author="Marek Mateják" w:date="2015-07-09T10:47:00Z">
                    <m:rPr>
                      <m:sty m:val="bi"/>
                    </m:rPr>
                    <w:rPr>
                      <w:rFonts w:ascii="Cambria Math" w:hAnsi="Cambria Math"/>
                    </w:rPr>
                    <m:t>∙φ</m:t>
                  </w:ins>
                </m:r>
              </m:oMath>
            </m:oMathPara>
          </w:p>
        </w:tc>
        <w:tc>
          <w:tcPr>
            <w:tcW w:w="1023" w:type="dxa"/>
            <w:vAlign w:val="center"/>
            <w:tcPrChange w:id="189" w:author="Marek Mateják" w:date="2015-07-09T11:05:00Z">
              <w:tcPr>
                <w:tcW w:w="2409" w:type="dxa"/>
              </w:tcPr>
            </w:tcPrChange>
          </w:tcPr>
          <w:p w:rsidR="00573DD3" w:rsidRDefault="00573DD3" w:rsidP="00BD37F8">
            <w:pPr>
              <w:pStyle w:val="BodyTextIndented"/>
              <w:ind w:firstLine="0"/>
              <w:jc w:val="center"/>
              <w:rPr>
                <w:ins w:id="190" w:author="Marek Mateják" w:date="2015-07-09T10:47:00Z"/>
              </w:rPr>
              <w:pPrChange w:id="191" w:author="Marek Mateják" w:date="2015-07-09T11:05:00Z">
                <w:pPr>
                  <w:pStyle w:val="BodyTextIndented"/>
                  <w:ind w:firstLine="0"/>
                </w:pPr>
              </w:pPrChange>
            </w:pPr>
            <w:ins w:id="192" w:author="Marek Mateják" w:date="2015-07-09T10:47:00Z">
              <w:r>
                <w:t>Eq. 1</w:t>
              </w:r>
            </w:ins>
          </w:p>
        </w:tc>
      </w:tr>
    </w:tbl>
    <w:p w:rsidR="00AF6930" w:rsidRDefault="00AF6930" w:rsidP="00CE4194">
      <w:pPr>
        <w:pStyle w:val="BodyTextIndented"/>
        <w:spacing w:before="240"/>
        <w:ind w:firstLine="0"/>
        <w:rPr>
          <w:ins w:id="193" w:author="Marek Mateják" w:date="2015-07-09T10:34:00Z"/>
        </w:rPr>
        <w:pPrChange w:id="194" w:author="Marek Mateják" w:date="2015-07-09T10:49:00Z">
          <w:pPr>
            <w:pStyle w:val="BodyTextIndented"/>
          </w:pPr>
        </w:pPrChange>
      </w:pPr>
      <w:ins w:id="195" w:author="Marek Mateják" w:date="2015-07-09T10:34:00Z">
        <w:r w:rsidRPr="00240CAF">
          <w:t>The relative energy of the pure substance</w:t>
        </w:r>
      </w:ins>
      <w:ins w:id="196" w:author="Marek Mateják" w:date="2015-07-09T10:51:00Z">
        <w:r w:rsidR="00CE4194">
          <w:t xml:space="preserve"> </w:t>
        </w:r>
        <m:oMath>
          <m:sSubSup>
            <m:sSubSupPr>
              <m:ctrlPr>
                <w:rPr>
                  <w:rFonts w:ascii="Cambria Math" w:hAnsi="Cambria Math"/>
                  <w:i/>
                  <w:rPrChange w:id="197" w:author="Marek Mateják" w:date="2015-07-09T10:51:00Z">
                    <w:rPr>
                      <w:rFonts w:ascii="Cambria Math" w:hAnsi="Cambria Math"/>
                      <w:b/>
                      <w:i/>
                    </w:rPr>
                  </w:rPrChange>
                </w:rPr>
              </m:ctrlPr>
            </m:sSubSupPr>
            <m:e>
              <m:r>
                <w:rPr>
                  <w:rFonts w:ascii="Cambria Math" w:hAnsi="Cambria Math"/>
                  <w:rPrChange w:id="198" w:author="Marek Mateják" w:date="2015-07-09T10:51:00Z">
                    <w:rPr>
                      <w:rFonts w:ascii="Cambria Math" w:hAnsi="Cambria Math"/>
                    </w:rPr>
                  </w:rPrChange>
                </w:rPr>
                <m:t>μ</m:t>
              </m:r>
            </m:e>
            <m:sub>
              <m:r>
                <w:rPr>
                  <w:rFonts w:ascii="Cambria Math" w:hAnsi="Cambria Math"/>
                  <w:rPrChange w:id="199" w:author="Marek Mateják" w:date="2015-07-09T10:51:00Z">
                    <w:rPr>
                      <w:rFonts w:ascii="Cambria Math" w:hAnsi="Cambria Math"/>
                    </w:rPr>
                  </w:rPrChange>
                </w:rPr>
                <m:t>j</m:t>
              </m:r>
            </m:sub>
            <m:sup>
              <m:r>
                <w:rPr>
                  <w:rFonts w:ascii="Cambria Math" w:hAnsi="Cambria Math"/>
                  <w:rPrChange w:id="200" w:author="Marek Mateják" w:date="2015-07-09T10:51:00Z">
                    <w:rPr>
                      <w:rFonts w:ascii="Cambria Math" w:hAnsi="Cambria Math"/>
                    </w:rPr>
                  </w:rPrChange>
                </w:rPr>
                <m:t>o</m:t>
              </m:r>
            </m:sup>
          </m:sSubSup>
        </m:oMath>
      </w:ins>
      <w:ins w:id="201" w:author="Marek Mateják" w:date="2015-07-09T10:34:00Z">
        <w:r w:rsidRPr="00240CAF">
          <w:t xml:space="preserve"> must be compatible with all tabulated equilibrium coefficients: for example, equilibrium coefficients of chemical reactions (as expressed by the free Gibbs energy of the reaction), Henry’s coefficient for gas dissolution </w:t>
        </w:r>
        <w:r w:rsidRPr="00240CAF">
          <w:lastRenderedPageBreak/>
          <w:t>equilibrium, Raoult’s vapor pressure equilibrium</w:t>
        </w:r>
        <w:r>
          <w:t xml:space="preserve">, standard voltages of redox reactions </w:t>
        </w:r>
        <w:r w:rsidRPr="00240CAF">
          <w:t xml:space="preserve">and so on. These known relations do not need to be explicitly written in code because they are the results of algebraic manipulation of the implemented relations, as we mathematically proved during development. Therefore, in this way the </w:t>
        </w:r>
        <w:r>
          <w:t>C</w:t>
        </w:r>
        <w:r w:rsidRPr="00240CAF">
          <w:t>hemical library married chemical, osmotic, thermal, electrical</w:t>
        </w:r>
        <w:r>
          <w:t>,</w:t>
        </w:r>
        <w:r w:rsidRPr="00240CAF">
          <w:t xml:space="preserve"> mechanical</w:t>
        </w:r>
        <w:r>
          <w:t xml:space="preserve"> and fluid</w:t>
        </w:r>
        <w:r w:rsidRPr="00240CAF">
          <w:t xml:space="preserve"> domains. Usage of the library has been very simplified, because it is typically possible to build many types of reactions with few</w:t>
        </w:r>
        <w:r>
          <w:t xml:space="preserve"> chemical substances -</w:t>
        </w:r>
        <w:r w:rsidRPr="00240CAF">
          <w:t xml:space="preserve"> </w:t>
        </w:r>
        <w:r>
          <w:t>h</w:t>
        </w:r>
        <w:r w:rsidRPr="00240CAF">
          <w:t xml:space="preserve">aving a set of already defined chemical substances allows </w:t>
        </w:r>
        <w:r>
          <w:t>automatic calculati</w:t>
        </w:r>
        <w:r w:rsidRPr="00240CAF">
          <w:t xml:space="preserve">on of equilibrium coefficients </w:t>
        </w:r>
        <w:r>
          <w:t>of</w:t>
        </w:r>
        <w:r w:rsidRPr="00240CAF">
          <w:t xml:space="preserve"> </w:t>
        </w:r>
        <w:r>
          <w:t>their chemical processes</w:t>
        </w:r>
        <w:r w:rsidRPr="00240CAF">
          <w:t xml:space="preserve">. The principles that apply to these </w:t>
        </w:r>
        <w:r>
          <w:t xml:space="preserve">free </w:t>
        </w:r>
        <w:r w:rsidRPr="00240CAF">
          <w:t xml:space="preserve">Gibbs energies of substances can also be </w:t>
        </w:r>
        <w:r w:rsidRPr="00240CAF">
          <w:lastRenderedPageBreak/>
          <w:t xml:space="preserve">applied to </w:t>
        </w:r>
        <w:r>
          <w:t xml:space="preserve">free </w:t>
        </w:r>
        <w:r w:rsidRPr="00240CAF">
          <w:t>heat energies (</w:t>
        </w:r>
        <w:r>
          <w:t xml:space="preserve">free </w:t>
        </w:r>
        <w:r w:rsidRPr="00240CAF">
          <w:t xml:space="preserve">enthalpies) because the same relation — called Hess’ law — exists between free enthalpy of chemical processes and relative (free) enthalpies of substances which are typically tabulated as free molar enthalpies of formation. Therefore, the user does not even need to set the value of the heat consumed or released from the </w:t>
        </w:r>
        <w:r>
          <w:t>chemical process</w:t>
        </w:r>
        <w:r w:rsidRPr="00240CAF">
          <w:t>, since this heat energy is automatically derived from the substance definitions.</w:t>
        </w:r>
      </w:ins>
    </w:p>
    <w:p w:rsidR="007D1677" w:rsidRDefault="009B6909" w:rsidP="006B15F8">
      <w:pPr>
        <w:pStyle w:val="BodyTextIndented"/>
      </w:pPr>
      <w:del w:id="202" w:author="Marek Mateják" w:date="2015-07-09T10:32:00Z">
        <w:r w:rsidRPr="00AF6930" w:rsidDel="00AF6930">
          <w:delText>This new chemical library</w:delText>
        </w:r>
        <w:r w:rsidRPr="00240CAF" w:rsidDel="00AF6930">
          <w:delText xml:space="preserve"> </w:delText>
        </w:r>
        <w:r w:rsidR="00EC55E1" w:rsidRPr="00240CAF" w:rsidDel="00AF6930">
          <w:delText xml:space="preserve">is more suited to understanding </w:delText>
        </w:r>
        <w:r w:rsidRPr="00240CAF" w:rsidDel="00AF6930">
          <w:delText xml:space="preserve">the detailed </w:delText>
        </w:r>
        <w:r w:rsidR="00232970" w:rsidRPr="00240CAF" w:rsidDel="00AF6930">
          <w:delText>electro</w:delText>
        </w:r>
        <w:r w:rsidRPr="00240CAF" w:rsidDel="00AF6930">
          <w:delText xml:space="preserve">chemical environment of human cells and cellular </w:delText>
        </w:r>
        <w:r w:rsidR="00232970" w:rsidRPr="00240CAF" w:rsidDel="00AF6930">
          <w:delText>electro</w:delText>
        </w:r>
        <w:r w:rsidRPr="00240CAF" w:rsidDel="00AF6930">
          <w:delText xml:space="preserve">chemical processes, </w:delText>
        </w:r>
        <w:r w:rsidR="00EC55E1" w:rsidRPr="00240CAF" w:rsidDel="00AF6930">
          <w:delText xml:space="preserve">at task at which </w:delText>
        </w:r>
        <w:r w:rsidRPr="00240CAF" w:rsidDel="00AF6930">
          <w:delText>the Physiolibrary failed. For example</w:delText>
        </w:r>
        <w:r w:rsidR="00EC55E1" w:rsidRPr="00240CAF" w:rsidDel="00AF6930">
          <w:delText>,</w:delText>
        </w:r>
        <w:r w:rsidRPr="00240CAF" w:rsidDel="00AF6930">
          <w:delText xml:space="preserve"> we found that the</w:delText>
        </w:r>
        <w:r w:rsidR="00503952" w:rsidRPr="00240CAF" w:rsidDel="00AF6930">
          <w:delText xml:space="preserve"> equilibrium of osmolarities (as validated and verified for macroscopic and capillary membranes) </w:delText>
        </w:r>
        <w:r w:rsidRPr="00240CAF" w:rsidDel="00AF6930">
          <w:delText>was not in good agreement with measured data</w:delText>
        </w:r>
        <w:r w:rsidR="00827877" w:rsidRPr="00240CAF" w:rsidDel="00AF6930">
          <w:delText xml:space="preserve"> </w:delText>
        </w:r>
        <w:r w:rsidR="00A96D0B" w:rsidRPr="00240CAF" w:rsidDel="00AF6930">
          <w:delText>of</w:delText>
        </w:r>
        <w:r w:rsidR="00827877" w:rsidRPr="00240CAF" w:rsidDel="00AF6930">
          <w:delText xml:space="preserve"> cellular membrane</w:delText>
        </w:r>
        <w:r w:rsidR="00A96D0B" w:rsidRPr="00240CAF" w:rsidDel="00AF6930">
          <w:delText>s</w:delText>
        </w:r>
        <w:r w:rsidRPr="00240CAF" w:rsidDel="00AF6930">
          <w:delText>. The</w:delText>
        </w:r>
        <w:r w:rsidR="00503952" w:rsidRPr="00240CAF" w:rsidDel="00AF6930">
          <w:delText xml:space="preserve"> real</w:delText>
        </w:r>
        <w:r w:rsidRPr="00240CAF" w:rsidDel="00AF6930">
          <w:delText xml:space="preserve"> data </w:delText>
        </w:r>
        <w:r w:rsidR="00503952" w:rsidRPr="00240CAF" w:rsidDel="00AF6930">
          <w:delText>of</w:delText>
        </w:r>
        <w:r w:rsidR="006241AB" w:rsidRPr="00240CAF" w:rsidDel="00AF6930">
          <w:delText xml:space="preserve"> human blood</w:delText>
        </w:r>
        <w:r w:rsidR="00503952" w:rsidRPr="00240CAF" w:rsidDel="00AF6930">
          <w:delText xml:space="preserve"> </w:delText>
        </w:r>
        <w:r w:rsidR="00FB4F76" w:rsidRPr="00240CAF" w:rsidDel="00AF6930">
          <w:delText xml:space="preserve">include the </w:delText>
        </w:r>
        <w:r w:rsidR="00503952" w:rsidRPr="00240CAF" w:rsidDel="00AF6930">
          <w:delText>total molarity of plasma</w:delText>
        </w:r>
        <w:r w:rsidRPr="00240CAF" w:rsidDel="00AF6930">
          <w:delText xml:space="preserve"> </w:delText>
        </w:r>
        <w:r w:rsidR="00FB4F76" w:rsidRPr="00240CAF" w:rsidDel="00AF6930">
          <w:delText xml:space="preserve">at </w:delText>
        </w:r>
        <w:r w:rsidRPr="00240CAF" w:rsidDel="00AF6930">
          <w:delText xml:space="preserve">289 mmol/L and </w:delText>
        </w:r>
        <w:r w:rsidR="00FB4F76" w:rsidRPr="00240CAF" w:rsidDel="00AF6930">
          <w:delText xml:space="preserve">the </w:delText>
        </w:r>
        <w:r w:rsidRPr="00240CAF" w:rsidDel="00AF6930">
          <w:delText>molarity of intracellular space</w:delText>
        </w:r>
        <w:r w:rsidR="00503952" w:rsidRPr="00240CAF" w:rsidDel="00AF6930">
          <w:delText xml:space="preserve"> of erythrocytes</w:delText>
        </w:r>
        <w:r w:rsidR="00FB4F76" w:rsidRPr="00240CAF" w:rsidDel="00AF6930">
          <w:delText xml:space="preserve"> at</w:delText>
        </w:r>
        <w:r w:rsidRPr="00240CAF" w:rsidDel="00AF6930">
          <w:delText xml:space="preserve"> 207 mmol/L at osmotic equilibrium</w:delText>
        </w:r>
        <w:r w:rsidR="00FB4F76" w:rsidRPr="00240CAF" w:rsidDel="00AF6930">
          <w:delText>,</w:delText>
        </w:r>
        <w:r w:rsidR="006241AB" w:rsidRPr="00240CAF" w:rsidDel="00AF6930">
          <w:delText xml:space="preserve"> as presented </w:delText>
        </w:r>
        <w:r w:rsidR="007E0D4D" w:rsidRPr="00240CAF" w:rsidDel="00AF6930">
          <w:delText xml:space="preserve">by </w:delText>
        </w:r>
        <w:r w:rsidR="004D50DF" w:rsidRPr="00240CAF" w:rsidDel="00AF6930">
          <w:fldChar w:fldCharType="begin"/>
        </w:r>
        <w:r w:rsidR="005F4A8E" w:rsidRPr="00240CAF" w:rsidDel="00AF6930">
          <w:del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delInstrText>
        </w:r>
        <w:r w:rsidR="004D50DF" w:rsidRPr="00240CAF" w:rsidDel="00AF6930">
          <w:fldChar w:fldCharType="separate"/>
        </w:r>
        <w:r w:rsidR="005F4A8E" w:rsidRPr="00240CAF" w:rsidDel="00AF6930">
          <w:delText>(Raftos, et al., 1990)</w:delText>
        </w:r>
        <w:r w:rsidR="004D50DF" w:rsidRPr="00240CAF" w:rsidDel="00AF6930">
          <w:fldChar w:fldCharType="end"/>
        </w:r>
        <w:r w:rsidRPr="00240CAF" w:rsidDel="00AF6930">
          <w:delText>.</w:delText>
        </w:r>
        <w:r w:rsidR="00503952" w:rsidRPr="00240CAF" w:rsidDel="00AF6930">
          <w:delText xml:space="preserve"> These values are definitely not the same</w:delText>
        </w:r>
        <w:r w:rsidR="004E5483" w:rsidRPr="00240CAF" w:rsidDel="00AF6930">
          <w:delText>,</w:delText>
        </w:r>
        <w:r w:rsidR="00503952" w:rsidRPr="00240CAF" w:rsidDel="00AF6930">
          <w:delText xml:space="preserve"> and t</w:delText>
        </w:r>
        <w:r w:rsidRPr="00240CAF" w:rsidDel="00AF6930">
          <w:delText xml:space="preserve">he explanation </w:delText>
        </w:r>
        <w:r w:rsidR="004E5483" w:rsidRPr="00240CAF" w:rsidDel="00AF6930">
          <w:delText xml:space="preserve">for </w:delText>
        </w:r>
        <w:r w:rsidRPr="00240CAF" w:rsidDel="00AF6930">
          <w:delText xml:space="preserve">these disproportions </w:delText>
        </w:r>
        <w:r w:rsidR="00760BD5" w:rsidDel="00AF6930">
          <w:delText>can be found in</w:delText>
        </w:r>
        <w:r w:rsidR="00C24018" w:rsidRPr="00240CAF" w:rsidDel="00AF6930">
          <w:delText xml:space="preserve"> </w:delText>
        </w:r>
        <w:r w:rsidRPr="00240CAF" w:rsidDel="00AF6930">
          <w:delText>physical chemistry</w:delText>
        </w:r>
        <w:r w:rsidR="006241AB" w:rsidRPr="00240CAF" w:rsidDel="00AF6930">
          <w:delText xml:space="preserve"> </w:delText>
        </w:r>
        <w:r w:rsidR="004D50DF"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4D50DF" w:rsidRPr="00240CAF" w:rsidDel="00AF6930">
          <w:fldChar w:fldCharType="separate"/>
        </w:r>
        <w:r w:rsidR="005F4A8E" w:rsidRPr="00240CAF" w:rsidDel="00AF6930">
          <w:delText>(Mortimer, 2008)</w:delText>
        </w:r>
        <w:r w:rsidR="004D50DF" w:rsidRPr="00240CAF" w:rsidDel="00AF6930">
          <w:fldChar w:fldCharType="end"/>
        </w:r>
        <w:r w:rsidR="00503952" w:rsidRPr="00240CAF" w:rsidDel="00AF6930">
          <w:delText>.</w:delText>
        </w:r>
        <w:r w:rsidR="00717C9A" w:rsidRPr="00240CAF" w:rsidDel="00AF6930">
          <w:delText xml:space="preserve"> </w:delText>
        </w:r>
        <w:r w:rsidR="00C24018" w:rsidRPr="00240CAF" w:rsidDel="00AF6930">
          <w:delText>However,</w:delText>
        </w:r>
        <w:r w:rsidR="00717C9A" w:rsidRPr="00240CAF" w:rsidDel="00AF6930">
          <w:delText xml:space="preserve"> </w:delText>
        </w:r>
        <w:r w:rsidR="00C24018" w:rsidRPr="00240CAF" w:rsidDel="00AF6930">
          <w:delText xml:space="preserve">when </w:delText>
        </w:r>
        <w:r w:rsidR="00717C9A" w:rsidRPr="00240CAF" w:rsidDel="00AF6930">
          <w:delText xml:space="preserve">the electrochemical potential from </w:delText>
        </w:r>
        <w:r w:rsidR="00C24018" w:rsidRPr="00240CAF" w:rsidDel="00AF6930">
          <w:delText xml:space="preserve">the </w:delText>
        </w:r>
        <w:r w:rsidR="00717C9A" w:rsidRPr="00240CAF" w:rsidDel="00AF6930">
          <w:delText xml:space="preserve">original data </w:delText>
        </w:r>
        <w:r w:rsidR="00C24018" w:rsidRPr="00240CAF" w:rsidDel="00AF6930">
          <w:delText xml:space="preserve">was </w:delText>
        </w:r>
        <w:r w:rsidR="00717C9A" w:rsidRPr="00240CAF" w:rsidDel="00AF6930">
          <w:delText>calculated</w:delText>
        </w:r>
        <w:r w:rsidR="00C24018" w:rsidRPr="00240CAF" w:rsidDel="00AF6930">
          <w:delText>,</w:delText>
        </w:r>
        <w:r w:rsidR="00717C9A" w:rsidRPr="00240CAF" w:rsidDel="00AF6930">
          <w:delText xml:space="preserve"> it was found that electrochemical potential is in equilibrium instead of </w:delText>
        </w:r>
        <w:r w:rsidR="001521CD" w:rsidRPr="00240CAF" w:rsidDel="00AF6930">
          <w:delText xml:space="preserve">a state of </w:delText>
        </w:r>
        <w:r w:rsidR="00717C9A" w:rsidRPr="00240CAF" w:rsidDel="00AF6930">
          <w:delText>osmolarity.</w:delText>
        </w:r>
        <w:r w:rsidRPr="00240CAF" w:rsidDel="00AF6930">
          <w:delText xml:space="preserve"> </w:delText>
        </w:r>
        <w:r w:rsidR="00717C9A" w:rsidRPr="00240CAF" w:rsidDel="00AF6930">
          <w:delText>Therefore</w:delText>
        </w:r>
        <w:r w:rsidR="001521CD" w:rsidRPr="00240CAF" w:rsidDel="00AF6930">
          <w:delText>,</w:delText>
        </w:r>
        <w:r w:rsidR="00717C9A" w:rsidRPr="00240CAF" w:rsidDel="00AF6930">
          <w:delText xml:space="preserve"> equilibrating </w:delText>
        </w:r>
        <w:r w:rsidRPr="00240CAF" w:rsidDel="00AF6930">
          <w:delText xml:space="preserve">the </w:delText>
        </w:r>
        <w:r w:rsidR="007D1677" w:rsidRPr="00240CAF" w:rsidDel="00AF6930">
          <w:delText>electro</w:delText>
        </w:r>
        <w:r w:rsidRPr="00240CAF" w:rsidDel="00AF6930">
          <w:delText xml:space="preserve">chemical potential instead of osmolarity </w:delText>
        </w:r>
        <w:r w:rsidR="000D3E27" w:rsidRPr="00240CAF" w:rsidDel="00AF6930">
          <w:delText xml:space="preserve">can </w:delText>
        </w:r>
        <w:r w:rsidR="00E93C48" w:rsidRPr="00240CAF" w:rsidDel="00AF6930">
          <w:delText xml:space="preserve">help us to </w:delText>
        </w:r>
        <w:r w:rsidR="00A96D0B" w:rsidRPr="00240CAF" w:rsidDel="00AF6930">
          <w:delText>describe</w:delText>
        </w:r>
        <w:r w:rsidR="00503952" w:rsidRPr="00240CAF" w:rsidDel="00AF6930">
          <w:delText xml:space="preserve"> each type of membrane and </w:delText>
        </w:r>
        <w:r w:rsidR="007D1677" w:rsidRPr="00240CAF" w:rsidDel="00AF6930">
          <w:delText>each type of substance</w:delText>
        </w:r>
        <w:r w:rsidR="00E93C48" w:rsidRPr="00240CAF" w:rsidDel="00AF6930">
          <w:delText>,</w:delText>
        </w:r>
        <w:r w:rsidR="007D1677" w:rsidRPr="00240CAF" w:rsidDel="00AF6930">
          <w:delText xml:space="preserve"> </w:delText>
        </w:r>
        <w:r w:rsidRPr="00240CAF" w:rsidDel="00AF6930">
          <w:delText>reach</w:delText>
        </w:r>
        <w:r w:rsidR="00E93C48" w:rsidRPr="00240CAF" w:rsidDel="00AF6930">
          <w:delText>ing</w:delText>
        </w:r>
        <w:r w:rsidRPr="00240CAF" w:rsidDel="00AF6930">
          <w:delText xml:space="preserve"> the expected values as measured in </w:delText>
        </w:r>
        <w:r w:rsidR="00A96D0B" w:rsidRPr="00240CAF" w:rsidDel="00AF6930">
          <w:delText xml:space="preserve">osmotic </w:delText>
        </w:r>
        <w:r w:rsidRPr="00240CAF" w:rsidDel="00AF6930">
          <w:delText>experiments</w:delText>
        </w:r>
        <w:r w:rsidR="00232970" w:rsidRPr="00240CAF" w:rsidDel="00AF6930">
          <w:delText xml:space="preserve"> for both organ and cellular membranes</w:delText>
        </w:r>
        <w:r w:rsidRPr="00240CAF" w:rsidDel="00AF6930">
          <w:delText xml:space="preserve">. </w:delText>
        </w:r>
      </w:del>
    </w:p>
    <w:p w:rsidR="00F62232" w:rsidRDefault="00F62232" w:rsidP="006B15F8">
      <w:pPr>
        <w:pStyle w:val="BodyTextIndented"/>
        <w:sectPr w:rsidR="00F62232" w:rsidSect="00F62232">
          <w:type w:val="continuous"/>
          <w:pgSz w:w="11907" w:h="16840" w:code="9"/>
          <w:pgMar w:top="1418" w:right="1021" w:bottom="1418" w:left="1021" w:header="709" w:footer="709" w:gutter="0"/>
          <w:cols w:num="2" w:space="510"/>
          <w:docGrid w:linePitch="360"/>
        </w:sectPr>
      </w:pPr>
      <w:r w:rsidRPr="00240CAF">
        <w:t xml:space="preserve">The other problem with the old Physiolibrary approach is that it does not automatically calculate the membrane equilibria for electrically charged substances. The very specific blocks for calculating the Donnan’s equilibria </w:t>
      </w:r>
      <w:r w:rsidR="004D50DF" w:rsidRPr="00240CAF">
        <w:fldChar w:fldCharType="begin"/>
      </w:r>
      <w:r w:rsidR="00BD37F8">
        <w:instrText xml:space="preserve"> ADDIN EN.CITE &lt;EndNote&gt;&lt;Cite&gt;&lt;Author&gt;Donnan&lt;/Author&gt;&lt;Year&gt;1911&lt;/Year&gt;&lt;RecNum&gt;268&lt;/RecNum&gt;&lt;DisplayText&gt;[9]&lt;/DisplayText&gt;&lt;record&gt;&lt;rec-number&gt;268&lt;/rec-number&gt;&lt;foreign-keys&gt;&lt;key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4D50DF" w:rsidRPr="00240CAF">
        <w:fldChar w:fldCharType="separate"/>
      </w:r>
      <w:r w:rsidR="00BD37F8">
        <w:rPr>
          <w:noProof/>
        </w:rPr>
        <w:t>[9]</w:t>
      </w:r>
      <w:r w:rsidR="004D50DF" w:rsidRPr="00240CAF">
        <w:fldChar w:fldCharType="end"/>
      </w:r>
      <w:r w:rsidRPr="00240CAF">
        <w:t xml:space="preserve"> at the glomerular</w:t>
      </w:r>
    </w:p>
    <w:p w:rsidR="00E9595C" w:rsidDel="00BD37F8" w:rsidRDefault="00F62232" w:rsidP="006B15F8">
      <w:pPr>
        <w:pStyle w:val="BodyTextIndented"/>
        <w:rPr>
          <w:del w:id="203" w:author="Marek Mateják" w:date="2015-07-09T11:07:00Z"/>
          <w:rStyle w:val="FigureCaptionChar"/>
          <w:sz w:val="20"/>
          <w:szCs w:val="20"/>
        </w:rPr>
      </w:pPr>
      <w:del w:id="204" w:author="Marek Mateják" w:date="2015-07-09T11:07:00Z">
        <w:r w:rsidDel="00BD37F8">
          <w:lastRenderedPageBreak/>
          <w:delText xml:space="preserve"> </w:delText>
        </w:r>
        <w:r w:rsidR="005C7512" w:rsidDel="00BD37F8">
          <w:rPr>
            <w:b/>
            <w:sz w:val="20"/>
            <w:szCs w:val="20"/>
          </w:rPr>
          <w:delText xml:space="preserve">Figure </w:delText>
        </w:r>
        <w:r w:rsidR="004D50DF" w:rsidRPr="007C3079" w:rsidDel="00BD37F8">
          <w:rPr>
            <w:b/>
            <w:sz w:val="20"/>
            <w:szCs w:val="20"/>
          </w:rPr>
          <w:fldChar w:fldCharType="begin"/>
        </w:r>
        <w:r w:rsidR="00E9595C" w:rsidRPr="007C3079" w:rsidDel="00BD37F8">
          <w:rPr>
            <w:b/>
            <w:sz w:val="20"/>
            <w:szCs w:val="20"/>
          </w:rPr>
          <w:delInstrText xml:space="preserve"> SEQ Figure \* ARABIC </w:delInstrText>
        </w:r>
        <w:r w:rsidR="004D50DF" w:rsidRPr="007C3079" w:rsidDel="00BD37F8">
          <w:rPr>
            <w:b/>
            <w:sz w:val="20"/>
            <w:szCs w:val="20"/>
          </w:rPr>
          <w:fldChar w:fldCharType="separate"/>
        </w:r>
        <w:r w:rsidR="00DE1668" w:rsidDel="00BD37F8">
          <w:rPr>
            <w:b/>
            <w:noProof/>
            <w:sz w:val="20"/>
            <w:szCs w:val="20"/>
          </w:rPr>
          <w:delText>1</w:delText>
        </w:r>
        <w:r w:rsidR="004D50DF" w:rsidRPr="007C3079" w:rsidDel="00BD37F8">
          <w:rPr>
            <w:b/>
            <w:sz w:val="20"/>
            <w:szCs w:val="20"/>
          </w:rPr>
          <w:fldChar w:fldCharType="end"/>
        </w:r>
        <w:r w:rsidR="00E9595C" w:rsidRPr="007C3079" w:rsidDel="00BD37F8">
          <w:rPr>
            <w:sz w:val="20"/>
            <w:szCs w:val="20"/>
          </w:rPr>
          <w:delText xml:space="preserve">. </w:delText>
        </w:r>
        <w:r w:rsidR="00E9595C" w:rsidRPr="007C3079" w:rsidDel="00BD37F8">
          <w:rPr>
            <w:rStyle w:val="FigureCaptionChar"/>
            <w:sz w:val="20"/>
            <w:szCs w:val="20"/>
          </w:rPr>
          <w:delText xml:space="preserve">Setting of the predefined chemical substance, where (s) = solid phase, (aq) = dissolved in water, (g) = gas phase and (l) = liquid phase. </w:delText>
        </w:r>
      </w:del>
    </w:p>
    <w:p w:rsidR="00A4434B" w:rsidDel="00BD37F8" w:rsidRDefault="00A4434B">
      <w:pPr>
        <w:pStyle w:val="BodyTextIndented"/>
        <w:ind w:firstLine="0"/>
        <w:rPr>
          <w:del w:id="205" w:author="Marek Mateják" w:date="2015-07-09T11:07:00Z"/>
          <w:rStyle w:val="FigureCaptionChar"/>
          <w:sz w:val="24"/>
        </w:rPr>
      </w:pPr>
    </w:p>
    <w:p w:rsidR="006711B0" w:rsidDel="00BD37F8" w:rsidRDefault="006711B0" w:rsidP="006711B0">
      <w:pPr>
        <w:pStyle w:val="BodyTextIndented"/>
        <w:ind w:firstLine="0"/>
        <w:rPr>
          <w:del w:id="206" w:author="Marek Mateják" w:date="2015-07-09T11:07:00Z"/>
          <w:rStyle w:val="FigureCaptionChar"/>
        </w:rPr>
        <w:sectPr w:rsidR="006711B0" w:rsidDel="00BD37F8" w:rsidSect="00E9595C">
          <w:type w:val="continuous"/>
          <w:pgSz w:w="11907" w:h="16840" w:code="9"/>
          <w:pgMar w:top="1418" w:right="1021" w:bottom="1418" w:left="1021" w:header="709" w:footer="709" w:gutter="0"/>
          <w:cols w:space="510"/>
          <w:docGrid w:linePitch="360"/>
        </w:sectPr>
      </w:pPr>
    </w:p>
    <w:p w:rsidR="00A4434B" w:rsidRDefault="006711B0">
      <w:pPr>
        <w:pStyle w:val="BodyTextIndented"/>
        <w:ind w:firstLine="0"/>
      </w:pPr>
      <w:r>
        <w:t xml:space="preserve">membrane were created to reach expected concentrations of electrolytes in semipermeable  membranes. </w:t>
      </w:r>
      <w:del w:id="207" w:author="Marek Mateják" w:date="2015-07-09T11:09:00Z">
        <w:r w:rsidRPr="00EF7BC2" w:rsidDel="00EF7BC2">
          <w:rPr>
            <w:highlight w:val="yellow"/>
            <w:rPrChange w:id="208" w:author="Marek Mateják" w:date="2015-07-09T11:09:00Z">
              <w:rPr/>
            </w:rPrChange>
          </w:rPr>
          <w:delText>However, membrane electric potential, which is the result of an electrolyte’s equilibrium, was not generated.</w:delText>
        </w:r>
        <w:r w:rsidDel="00EF7BC2">
          <w:delText xml:space="preserve"> </w:delText>
        </w:r>
      </w:del>
      <w:r>
        <w:t>The chemical library offered can automatically solve the Donnan’s equilibria of a semipermeable membrane, together with the Nernst membrane potential, as a consequence of the equilibrated electrochemical potentials of the permeable substances.</w:t>
      </w:r>
    </w:p>
    <w:p w:rsidR="00954A48" w:rsidRDefault="00EF1B50">
      <w:pPr>
        <w:pStyle w:val="BodyTextIndented"/>
        <w:rPr>
          <w:ins w:id="209" w:author="kofrlab" w:date="2015-06-18T21:33:00Z"/>
        </w:rPr>
      </w:pPr>
      <w:r>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in physical chemistry </w:t>
      </w:r>
      <w:r w:rsidR="000B5215">
        <w:t>textbooks, such as</w:t>
      </w:r>
      <w:r w:rsidR="005F4A8E" w:rsidRPr="00240CAF">
        <w:t xml:space="preserve"> </w:t>
      </w:r>
      <w:r w:rsidR="004D50DF" w:rsidRPr="00240CAF">
        <w:fldChar w:fldCharType="begin"/>
      </w:r>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4D50DF" w:rsidRPr="00240CAF">
        <w:fldChar w:fldCharType="separate"/>
      </w:r>
      <w:r w:rsidR="00BD37F8">
        <w:rPr>
          <w:noProof/>
        </w:rPr>
        <w:t>[8]</w:t>
      </w:r>
      <w:r w:rsidR="004D50DF"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210"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r w:rsidR="0001298F" w:rsidRPr="00240CAF">
        <w:t>Modelica,</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r w:rsidR="0074758E" w:rsidRPr="00240CAF">
        <w:t>The final product has succeeded</w:t>
      </w:r>
      <w:r w:rsidR="009B6909" w:rsidRPr="00240CAF">
        <w:t xml:space="preserve"> our expectations.</w:t>
      </w:r>
      <w:ins w:id="211" w:author="kofrlab" w:date="2015-06-18T21:33:00Z">
        <w:r w:rsidR="00EA12ED">
          <w:t xml:space="preserve"> </w:t>
        </w:r>
      </w:ins>
    </w:p>
    <w:p w:rsidR="00EA12ED" w:rsidRDefault="00AF6930" w:rsidP="00EA12ED">
      <w:pPr>
        <w:pStyle w:val="BodyTextIndented"/>
        <w:rPr>
          <w:ins w:id="212" w:author="kofrlab" w:date="2015-06-18T21:33:00Z"/>
        </w:rPr>
      </w:pPr>
      <w:del w:id="213" w:author="Marek Mateják" w:date="2015-07-08T21:06:00Z">
        <w:r w:rsidDel="00EC4CE7">
          <w:rPr>
            <w:noProof/>
            <w:sz w:val="20"/>
            <w:szCs w:val="20"/>
          </w:rPr>
          <w:pict w14:anchorId="610F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3pt;margin-top:565.9pt;width:492.7pt;height:260.15pt;z-index:251659264;mso-position-horizontal-relative:page;mso-position-vertical-relative:page">
              <v:imagedata r:id="rId10" o:title="F1"/>
              <w10:wrap type="topAndBottom" anchorx="page" anchory="page"/>
            </v:shape>
          </w:pict>
        </w:r>
      </w:del>
      <w:ins w:id="214" w:author="kofrlab" w:date="2015-06-18T21:33:00Z">
        <w:r w:rsidR="00EA12ED">
          <w:t xml:space="preserve">The Chemical library is </w:t>
        </w:r>
      </w:ins>
      <w:ins w:id="215" w:author="kofrlab" w:date="2015-06-18T21:34:00Z">
        <w:del w:id="216" w:author="Marek Mateják" w:date="2015-07-08T21:08:00Z">
          <w:r w:rsidR="002B42C6" w:rsidDel="00562C5C">
            <w:delText xml:space="preserve">publicly </w:delText>
          </w:r>
        </w:del>
      </w:ins>
      <w:ins w:id="217" w:author="Marek Mateják" w:date="2015-07-08T21:07:00Z">
        <w:r w:rsidR="00EC4CE7">
          <w:t xml:space="preserve">freely </w:t>
        </w:r>
      </w:ins>
      <w:ins w:id="218" w:author="kofrlab" w:date="2015-06-18T21:34:00Z">
        <w:r w:rsidR="00EA12ED">
          <w:t xml:space="preserve">available </w:t>
        </w:r>
        <w:del w:id="219" w:author="Marek Mateják" w:date="2015-07-08T21:09:00Z">
          <w:r w:rsidR="002B42C6" w:rsidDel="00562C5C">
            <w:delText xml:space="preserve">as an </w:delText>
          </w:r>
        </w:del>
      </w:ins>
      <w:ins w:id="220" w:author="kofrlab" w:date="2015-06-18T21:33:00Z">
        <w:del w:id="221" w:author="Marek Mateják" w:date="2015-07-08T21:09:00Z">
          <w:r w:rsidR="00EA12ED" w:rsidDel="00562C5C">
            <w:delText xml:space="preserve">opensource </w:delText>
          </w:r>
        </w:del>
        <w:r w:rsidR="00EA12ED">
          <w:t>at https://github.com/MarekMatejak/Chemical and is meant to be</w:t>
        </w:r>
      </w:ins>
      <w:ins w:id="222" w:author="kofrlab" w:date="2015-06-18T21:35:00Z">
        <w:r w:rsidR="002B42C6">
          <w:t>come</w:t>
        </w:r>
      </w:ins>
      <w:ins w:id="223" w:author="kofrlab" w:date="2015-06-18T21:33:00Z">
        <w:r w:rsidR="00EA12ED">
          <w:t xml:space="preserve"> a part of Modelica Standard Library</w:t>
        </w:r>
      </w:ins>
      <w:ins w:id="224" w:author="kofrlab" w:date="2015-06-18T21:35:00Z">
        <w:r w:rsidR="002B42C6">
          <w:t>.</w:t>
        </w:r>
      </w:ins>
    </w:p>
    <w:p w:rsidR="00EA12ED" w:rsidRDefault="002B42C6" w:rsidP="00EA12ED">
      <w:pPr>
        <w:pStyle w:val="BodyTextIndented"/>
      </w:pPr>
      <w:ins w:id="225" w:author="kofrlab" w:date="2015-06-18T21:36:00Z">
        <w:r>
          <w:t xml:space="preserve">All governing equations are expressed in the code and the most important are explained in the attached draft documentation. </w:t>
        </w:r>
      </w:ins>
      <w:ins w:id="226" w:author="kofrlab" w:date="2015-06-18T21:33:00Z">
        <w:r w:rsidR="00EA12ED">
          <w:t>The model is partially documented directly in the code, more detailed description of the usage, including this article and underlying principles is to be found in attached documents in Documentation folder. This paper shows the main principle and usability of the library on three simple examples.</w:t>
        </w:r>
      </w:ins>
    </w:p>
    <w:p w:rsidR="004119E8" w:rsidRPr="00240CAF" w:rsidRDefault="004119E8" w:rsidP="004119E8">
      <w:pPr>
        <w:pStyle w:val="Nadpis1"/>
      </w:pPr>
      <w:r w:rsidRPr="00240CAF">
        <w:t>Chemical Substance</w:t>
      </w:r>
    </w:p>
    <w:p w:rsidR="009B6909" w:rsidRPr="00240CAF" w:rsidRDefault="004119E8" w:rsidP="004119E8">
      <w:pPr>
        <w:pStyle w:val="Body"/>
      </w:pPr>
      <w:r w:rsidRPr="00240CAF">
        <w:t xml:space="preserve">The </w:t>
      </w:r>
      <w:ins w:id="227" w:author="kofrlab" w:date="2015-06-18T13:13:00Z">
        <w:r w:rsidR="002112D9">
          <w:t>C</w:t>
        </w:r>
      </w:ins>
      <w:del w:id="228" w:author="kofrlab" w:date="2015-06-18T13:13:00Z">
        <w:r w:rsidR="006C3AF6" w:rsidRPr="00240CAF" w:rsidDel="002112D9">
          <w:delText>c</w:delText>
        </w:r>
      </w:del>
      <w:r w:rsidR="006C3AF6" w:rsidRPr="00240CAF">
        <w:t xml:space="preserve">hemical </w:t>
      </w:r>
      <w:ins w:id="229"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w:t>
      </w:r>
      <w:r w:rsidR="009B6909" w:rsidRPr="00240CAF">
        <w:lastRenderedPageBreak/>
        <w:t xml:space="preserve">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230" w:author="Marek Mateják" w:date="2015-07-09T01:10:00Z"/>
        </w:r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stoichiometry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RDefault="00CE4194" w:rsidP="00F44807">
      <w:pPr>
        <w:pStyle w:val="BodyTextIndented"/>
        <w:rPr>
          <w:ins w:id="231" w:author="Marek Mateják" w:date="2015-07-09T01:14:00Z"/>
        </w:rPr>
      </w:pPr>
      <w:ins w:id="232" w:author="Marek Mateják" w:date="2015-07-09T10:52:00Z">
        <w:r>
          <w:t>As a result of fundamental relations, t</w:t>
        </w:r>
      </w:ins>
      <w:ins w:id="233" w:author="Marek Mateják" w:date="2015-07-09T01:10:00Z">
        <w:r w:rsidR="00F44807">
          <w:t>he solution of chemical substances contains   enthalpy, entropy and internal energy. Th</w:t>
        </w:r>
      </w:ins>
      <w:ins w:id="234" w:author="Marek Mateják" w:date="2015-07-09T01:11:00Z">
        <w:r w:rsidR="00F44807">
          <w:t xml:space="preserve">ese properties can be </w:t>
        </w:r>
      </w:ins>
      <w:ins w:id="235" w:author="Marek Mateják" w:date="2015-07-09T01:21:00Z">
        <w:r w:rsidR="006C0348">
          <w:t>represented also as</w:t>
        </w:r>
      </w:ins>
      <w:ins w:id="236" w:author="Marek Mateják" w:date="2015-07-09T01:12:00Z">
        <w:r w:rsidR="00F44807">
          <w:t xml:space="preserve"> Media of MSL 3.2</w:t>
        </w:r>
      </w:ins>
      <w:ins w:id="237" w:author="Marek Mateják" w:date="2015-07-09T01:17:00Z">
        <w:r w:rsidR="00F44807">
          <w:t xml:space="preserve"> (e.g. Interfaces.</w:t>
        </w:r>
        <w:r w:rsidR="00F44807">
          <w:t>SimpleChemicalMedium</w:t>
        </w:r>
        <w:r w:rsidR="00F44807">
          <w:t>)</w:t>
        </w:r>
      </w:ins>
      <w:ins w:id="238" w:author="Marek Mateják" w:date="2015-07-09T01:12:00Z">
        <w:r w:rsidR="00F44807">
          <w:t xml:space="preserve">. </w:t>
        </w:r>
      </w:ins>
      <w:ins w:id="239" w:author="Marek Mateják" w:date="2015-07-09T10:52:00Z">
        <w:r>
          <w:t>H</w:t>
        </w:r>
      </w:ins>
      <w:ins w:id="240" w:author="Marek Mateják" w:date="2015-07-09T01:12:00Z">
        <w:r w:rsidR="00F44807">
          <w:t>aving</w:t>
        </w:r>
      </w:ins>
      <w:ins w:id="241" w:author="Marek Mateják" w:date="2015-07-09T01:17:00Z">
        <w:r w:rsidR="00F44807">
          <w:t xml:space="preserve"> solution as</w:t>
        </w:r>
      </w:ins>
      <w:ins w:id="242" w:author="Marek Mateják" w:date="2015-07-09T01:13:00Z">
        <w:r w:rsidR="00F44807">
          <w:t xml:space="preserve"> homogenous mixture of one state of matter there is an option to use the Fluid </w:t>
        </w:r>
      </w:ins>
      <w:ins w:id="243" w:author="Marek Mateják" w:date="2015-07-09T01:14:00Z">
        <w:r w:rsidR="00F44807">
          <w:t xml:space="preserve">connectors and </w:t>
        </w:r>
      </w:ins>
      <w:ins w:id="244" w:author="Marek Mateják" w:date="2015-07-09T01:13:00Z">
        <w:r w:rsidR="00F44807">
          <w:t xml:space="preserve">components of </w:t>
        </w:r>
      </w:ins>
      <w:ins w:id="245" w:author="Marek Mateják" w:date="2015-07-09T01:14:00Z">
        <w:r w:rsidR="00F44807">
          <w:t xml:space="preserve">MSL 3.2 </w:t>
        </w:r>
      </w:ins>
      <w:ins w:id="246" w:author="Marek Mateják" w:date="2015-07-09T01:22:00Z">
        <w:r w:rsidR="006C0348">
          <w:t>using</w:t>
        </w:r>
      </w:ins>
      <w:ins w:id="247" w:author="Marek Mateják" w:date="2015-07-09T01:14:00Z">
        <w:r w:rsidR="00F44807">
          <w:t xml:space="preserve"> </w:t>
        </w:r>
      </w:ins>
      <w:ins w:id="248" w:author="Marek Mateják" w:date="2015-07-09T01:15:00Z">
        <w:r w:rsidR="00F44807">
          <w:t xml:space="preserve">Chemical library component named </w:t>
        </w:r>
      </w:ins>
      <w:ins w:id="249" w:author="Marek Mateják" w:date="2015-07-09T01:26:00Z">
        <w:r w:rsidR="006C0348">
          <w:lastRenderedPageBreak/>
          <w:t>Components.</w:t>
        </w:r>
      </w:ins>
      <w:ins w:id="250" w:author="Marek Mateják" w:date="2015-07-09T01:14:00Z">
        <w:r w:rsidR="00F44807">
          <w:t>FluidAdapter.</w:t>
        </w:r>
      </w:ins>
      <w:ins w:id="251" w:author="Marek Mateják" w:date="2015-07-09T01:18:00Z">
        <w:r w:rsidR="006C0348">
          <w:t xml:space="preserve"> The FluidAdapter</w:t>
        </w:r>
        <w:r w:rsidR="00F44807">
          <w:t xml:space="preserve"> can connect </w:t>
        </w:r>
      </w:ins>
      <w:ins w:id="252" w:author="Marek Mateják" w:date="2015-07-09T01:22:00Z">
        <w:r w:rsidR="006C0348">
          <w:t>each</w:t>
        </w:r>
      </w:ins>
      <w:ins w:id="253" w:author="Marek Mateják" w:date="2015-07-09T01:23:00Z">
        <w:r w:rsidR="006C0348">
          <w:t xml:space="preserve"> </w:t>
        </w:r>
      </w:ins>
      <w:ins w:id="254" w:author="Marek Mateják" w:date="2015-07-09T01:18:00Z">
        <w:r w:rsidR="006C0348">
          <w:t>substanc</w:t>
        </w:r>
      </w:ins>
      <w:ins w:id="255" w:author="Marek Mateják" w:date="2015-07-09T01:23:00Z">
        <w:r w:rsidR="006C0348">
          <w:t>e of the solution</w:t>
        </w:r>
      </w:ins>
      <w:ins w:id="256" w:author="Marek Mateják" w:date="2015-07-09T01:19:00Z">
        <w:r w:rsidR="00F44807">
          <w:t xml:space="preserve"> with the fluid </w:t>
        </w:r>
        <w:r w:rsidR="00F44807">
          <w:lastRenderedPageBreak/>
          <w:t xml:space="preserve">port, which represent the stream of the </w:t>
        </w:r>
      </w:ins>
      <w:ins w:id="257" w:author="Marek Mateják" w:date="2015-07-09T01:20:00Z">
        <w:r w:rsidR="00F44807">
          <w:t xml:space="preserve">whole </w:t>
        </w:r>
      </w:ins>
      <w:ins w:id="258" w:author="Marek Mateják" w:date="2015-07-09T01:19:00Z">
        <w:r w:rsidR="00F44807">
          <w:t>solution</w:t>
        </w:r>
      </w:ins>
      <w:ins w:id="259" w:author="Marek Mateják" w:date="2015-07-09T01:27:00Z">
        <w:r w:rsidR="006C0348">
          <w:t xml:space="preserve"> (e.g. Examples.FluidAdapter2)</w:t>
        </w:r>
      </w:ins>
      <w:ins w:id="260" w:author="Marek Mateják" w:date="2015-07-09T01:19:00Z">
        <w:r w:rsidR="00F44807">
          <w:t xml:space="preserve">. </w:t>
        </w:r>
      </w:ins>
    </w:p>
    <w:p w:rsidR="00F44807" w:rsidRDefault="00F44807" w:rsidP="00F44807">
      <w:pPr>
        <w:pStyle w:val="BodyTextIndented"/>
        <w:sectPr w:rsidR="00F44807" w:rsidSect="009A477D">
          <w:type w:val="continuous"/>
          <w:pgSz w:w="11907" w:h="16840" w:code="9"/>
          <w:pgMar w:top="1418" w:right="1021" w:bottom="1418" w:left="1021" w:header="709" w:footer="709" w:gutter="0"/>
          <w:cols w:num="2" w:space="510" w:equalWidth="0">
            <w:col w:w="4678" w:space="510"/>
            <w:col w:w="4677"/>
          </w:cols>
          <w:docGrid w:linePitch="360"/>
        </w:sectPr>
      </w:pPr>
      <w:ins w:id="261" w:author="Marek Mateják" w:date="2015-07-09T01:13:00Z">
        <w:r>
          <w:t xml:space="preserve"> </w:t>
        </w:r>
      </w:ins>
      <w:ins w:id="262" w:author="Marek Mateják" w:date="2015-07-09T01:12:00Z">
        <w:r>
          <w:t xml:space="preserve"> </w:t>
        </w:r>
      </w:ins>
    </w:p>
    <w:p w:rsidR="00B43646" w:rsidRDefault="00B43646" w:rsidP="009B6909">
      <w:pPr>
        <w:pStyle w:val="BodyTextIndented"/>
        <w:rPr>
          <w:b/>
          <w:sz w:val="20"/>
          <w:szCs w:val="20"/>
        </w:rPr>
      </w:pPr>
    </w:p>
    <w:p w:rsidR="00BD37F8" w:rsidRDefault="00BD37F8" w:rsidP="00BD37F8">
      <w:pPr>
        <w:pStyle w:val="BodyTextIndented"/>
        <w:rPr>
          <w:ins w:id="263" w:author="Marek Mateják" w:date="2015-07-09T11:08:00Z"/>
          <w:rStyle w:val="FigureCaptionChar"/>
          <w:sz w:val="20"/>
          <w:szCs w:val="20"/>
        </w:rPr>
      </w:pPr>
      <w:ins w:id="264" w:author="Marek Mateják" w:date="2015-07-09T11:08:00Z">
        <w:r>
          <w:rPr>
            <w:b/>
            <w:sz w:val="20"/>
            <w:szCs w:val="20"/>
          </w:rPr>
          <w:t xml:space="preserve">Figure </w:t>
        </w:r>
        <w:r w:rsidRPr="007C3079">
          <w:rPr>
            <w:b/>
            <w:sz w:val="20"/>
            <w:szCs w:val="20"/>
          </w:rPr>
          <w:fldChar w:fldCharType="begin"/>
        </w:r>
        <w:r w:rsidRPr="007C3079">
          <w:rPr>
            <w:b/>
            <w:sz w:val="20"/>
            <w:szCs w:val="20"/>
          </w:rPr>
          <w:instrText xml:space="preserve"> SEQ Figure \* ARABIC </w:instrText>
        </w:r>
        <w:r w:rsidRPr="007C3079">
          <w:rPr>
            <w:b/>
            <w:sz w:val="20"/>
            <w:szCs w:val="20"/>
          </w:rPr>
          <w:fldChar w:fldCharType="separate"/>
        </w:r>
        <w:r>
          <w:rPr>
            <w:b/>
            <w:noProof/>
            <w:sz w:val="20"/>
            <w:szCs w:val="20"/>
          </w:rPr>
          <w:t>1</w:t>
        </w:r>
        <w:r w:rsidRPr="007C3079">
          <w:rPr>
            <w:b/>
            <w:sz w:val="20"/>
            <w:szCs w:val="20"/>
          </w:rPr>
          <w:fldChar w:fldCharType="end"/>
        </w:r>
        <w:r w:rsidRPr="007C3079">
          <w:rPr>
            <w:sz w:val="20"/>
            <w:szCs w:val="20"/>
          </w:rPr>
          <w:t xml:space="preserve">. </w:t>
        </w:r>
        <w:r w:rsidRPr="007C3079">
          <w:rPr>
            <w:rStyle w:val="FigureCaptionChar"/>
            <w:sz w:val="20"/>
            <w:szCs w:val="20"/>
          </w:rPr>
          <w:t xml:space="preserve">Setting of the predefined chemical substance, where (s) = solid phase, (aq) = dissolved in water, (g) = gas phase and (l) = liquid phase. </w:t>
        </w:r>
      </w:ins>
    </w:p>
    <w:p w:rsidR="00BD37F8" w:rsidRDefault="00BD37F8" w:rsidP="00BD37F8">
      <w:pPr>
        <w:pStyle w:val="BodyTextIndented"/>
        <w:ind w:firstLine="0"/>
        <w:rPr>
          <w:ins w:id="265" w:author="Marek Mateják" w:date="2015-07-09T11:08:00Z"/>
          <w:rStyle w:val="FigureCaptionChar"/>
          <w:sz w:val="24"/>
        </w:rPr>
      </w:pPr>
    </w:p>
    <w:p w:rsidR="00BD37F8" w:rsidRDefault="00BD37F8" w:rsidP="00BD37F8">
      <w:pPr>
        <w:pStyle w:val="BodyTextIndented"/>
        <w:ind w:firstLine="0"/>
        <w:rPr>
          <w:ins w:id="266" w:author="Marek Mateják" w:date="2015-07-09T11:08:00Z"/>
          <w:rStyle w:val="FigureCaptionChar"/>
        </w:rPr>
        <w:sectPr w:rsidR="00BD37F8" w:rsidSect="00E9595C">
          <w:type w:val="continuous"/>
          <w:pgSz w:w="11907" w:h="16840" w:code="9"/>
          <w:pgMar w:top="1418" w:right="1021" w:bottom="1418" w:left="1021" w:header="709" w:footer="709" w:gutter="0"/>
          <w:cols w:space="510"/>
          <w:docGrid w:linePitch="360"/>
        </w:sectPr>
      </w:pPr>
    </w:p>
    <w:p w:rsidR="00BD37F8" w:rsidRDefault="00BD37F8" w:rsidP="009B6909">
      <w:pPr>
        <w:pStyle w:val="BodyTextIndented"/>
        <w:rPr>
          <w:ins w:id="267" w:author="Marek Mateják" w:date="2015-07-09T11:08:00Z"/>
          <w:b/>
          <w:sz w:val="20"/>
          <w:szCs w:val="20"/>
        </w:rPr>
      </w:pPr>
    </w:p>
    <w:p w:rsidR="007A67B1" w:rsidRPr="000E7C84" w:rsidRDefault="00BB4459" w:rsidP="009B6909">
      <w:pPr>
        <w:pStyle w:val="BodyTextIndented"/>
        <w:rPr>
          <w:rStyle w:val="FigureCaptionChar"/>
          <w:sz w:val="20"/>
          <w:szCs w:val="20"/>
        </w:rPr>
      </w:pPr>
      <w:r>
        <w:rPr>
          <w:b/>
          <w:noProof/>
          <w:sz w:val="20"/>
          <w:szCs w:val="20"/>
        </w:rPr>
        <w:pict w14:anchorId="4B19CE19">
          <v:shape id="_x0000_s1029" type="#_x0000_t75" style="position:absolute;left:0;text-align:left;margin-left:-51.05pt;margin-top:.05pt;width:591.75pt;height:466.15pt;z-index:251661312">
            <v:imagedata r:id="rId11" o:title="F2"/>
            <w10:wrap type="square"/>
          </v:shape>
        </w:pict>
      </w:r>
      <w:r w:rsidR="007A67B1" w:rsidRPr="000E7C84">
        <w:rPr>
          <w:b/>
          <w:sz w:val="20"/>
          <w:szCs w:val="20"/>
        </w:rPr>
        <w:t xml:space="preserve">Figure </w:t>
      </w:r>
      <w:r w:rsidR="004D50DF" w:rsidRPr="000E7C84">
        <w:rPr>
          <w:b/>
          <w:sz w:val="20"/>
          <w:szCs w:val="20"/>
        </w:rPr>
        <w:fldChar w:fldCharType="begin"/>
      </w:r>
      <w:r w:rsidR="007A67B1" w:rsidRPr="000E7C84">
        <w:rPr>
          <w:b/>
          <w:sz w:val="20"/>
          <w:szCs w:val="20"/>
        </w:rPr>
        <w:instrText xml:space="preserve"> SEQ Figure \* ARABIC </w:instrText>
      </w:r>
      <w:r w:rsidR="004D50DF" w:rsidRPr="000E7C84">
        <w:rPr>
          <w:b/>
          <w:sz w:val="20"/>
          <w:szCs w:val="20"/>
        </w:rPr>
        <w:fldChar w:fldCharType="separate"/>
      </w:r>
      <w:r w:rsidR="00DE1668">
        <w:rPr>
          <w:b/>
          <w:noProof/>
          <w:sz w:val="20"/>
          <w:szCs w:val="20"/>
        </w:rPr>
        <w:t>2</w:t>
      </w:r>
      <w:r w:rsidR="004D50DF" w:rsidRPr="000E7C84">
        <w:rPr>
          <w:b/>
          <w:sz w:val="20"/>
          <w:szCs w:val="20"/>
        </w:rPr>
        <w:fldChar w:fldCharType="end"/>
      </w:r>
      <w:r w:rsidR="007A67B1" w:rsidRPr="000E7C84">
        <w:rPr>
          <w:b/>
          <w:sz w:val="20"/>
          <w:szCs w:val="20"/>
        </w:rPr>
        <w:t>.</w:t>
      </w:r>
      <w:r w:rsidR="007A67B1" w:rsidRPr="000E7C84">
        <w:rPr>
          <w:sz w:val="20"/>
          <w:szCs w:val="20"/>
        </w:rPr>
        <w:t xml:space="preserve"> </w:t>
      </w:r>
      <w:r w:rsidR="007A67B1" w:rsidRPr="000E7C84">
        <w:rPr>
          <w:rStyle w:val="FigureCaptionChar"/>
          <w:sz w:val="20"/>
          <w:szCs w:val="20"/>
        </w:rPr>
        <w:t>The building of one electro-chemical cell of a lead-acid battery in four steps: A) adding chemical solutions, B) adding chemical substances, C) adding electron</w:t>
      </w:r>
      <w:r w:rsidR="0038345F">
        <w:rPr>
          <w:rStyle w:val="FigureCaptionChar"/>
          <w:sz w:val="20"/>
          <w:szCs w:val="20"/>
        </w:rPr>
        <w:t xml:space="preserve"> transfers</w:t>
      </w:r>
      <w:r w:rsidR="007A67B1" w:rsidRPr="000E7C84">
        <w:rPr>
          <w:rStyle w:val="FigureCaptionChar"/>
          <w:sz w:val="20"/>
          <w:szCs w:val="20"/>
        </w:rPr>
        <w:t xml:space="preserve"> and D) adding chemical reactions.</w:t>
      </w:r>
    </w:p>
    <w:p w:rsidR="007A67B1" w:rsidRDefault="007A67B1" w:rsidP="009B6909">
      <w:pPr>
        <w:pStyle w:val="BodyTextIndented"/>
        <w:rPr>
          <w:rStyle w:val="FigureCaptionChar"/>
        </w:rPr>
      </w:pPr>
    </w:p>
    <w:p w:rsidR="009B6909" w:rsidRPr="00240CAF" w:rsidDel="00EC4CE7" w:rsidRDefault="00BB4459" w:rsidP="00EC4CE7">
      <w:pPr>
        <w:pStyle w:val="BodyTextIndented"/>
        <w:ind w:firstLine="0"/>
        <w:rPr>
          <w:del w:id="268" w:author="Marek Mateják" w:date="2015-07-08T21:01:00Z"/>
        </w:rPr>
        <w:pPrChange w:id="269" w:author="Marek Mateják" w:date="2015-07-08T21:01:00Z">
          <w:pPr>
            <w:pStyle w:val="BodyTextIndented"/>
          </w:pPr>
        </w:pPrChange>
      </w:pPr>
      <w:r>
        <w:rPr>
          <w:noProof/>
        </w:rPr>
        <w:pict w14:anchorId="7DB2EF8D">
          <v:shape id="_x0000_s1031" type="#_x0000_t75" style="position:absolute;left:0;text-align:left;margin-left:254.7pt;margin-top:1.6pt;width:234pt;height:150pt;z-index:251665408">
            <v:imagedata r:id="rId12" o:title="F3"/>
            <w10:wrap type="square"/>
          </v:shape>
        </w:pict>
      </w:r>
    </w:p>
    <w:p w:rsidR="007A67B1" w:rsidRDefault="007A67B1" w:rsidP="00EC4CE7">
      <w:pPr>
        <w:pStyle w:val="BodyTextIndented"/>
        <w:sectPr w:rsidR="007A67B1" w:rsidSect="007A67B1">
          <w:type w:val="continuous"/>
          <w:pgSz w:w="11907" w:h="16840" w:code="9"/>
          <w:pgMar w:top="1418" w:right="1021" w:bottom="1418" w:left="1021" w:header="709" w:footer="709" w:gutter="0"/>
          <w:cols w:space="510"/>
          <w:docGrid w:linePitch="360"/>
        </w:sectPr>
        <w:pPrChange w:id="270" w:author="Marek Mateják" w:date="2015-07-08T21:01:00Z">
          <w:pPr>
            <w:pStyle w:val="Nadpis1"/>
          </w:pPr>
        </w:pPrChange>
      </w:pPr>
    </w:p>
    <w:p w:rsidR="009B6909" w:rsidRPr="00240CAF" w:rsidRDefault="009B6909" w:rsidP="009B6909">
      <w:pPr>
        <w:pStyle w:val="Nadpis1"/>
      </w:pPr>
      <w:r w:rsidRPr="00240CAF">
        <w:lastRenderedPageBreak/>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1</w:t>
            </w:r>
            <w:r w:rsidR="004D50DF"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lastRenderedPageBreak/>
              <w:t>Pb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2</w:t>
            </w:r>
            <w:r w:rsidR="004D50DF" w:rsidRPr="00240CAF">
              <w:rPr>
                <w:sz w:val="21"/>
                <w:szCs w:val="21"/>
              </w:rPr>
              <w:fldChar w:fldCharType="end"/>
            </w:r>
            <w:r w:rsidRPr="00240CAF">
              <w:rPr>
                <w:rFonts w:ascii="Times New Roman" w:hAnsi="Times New Roman" w:cs="Times New Roman"/>
                <w:sz w:val="21"/>
                <w:szCs w:val="21"/>
                <w:lang w:val="en-US"/>
              </w:rPr>
              <w:t>)</w:t>
            </w:r>
          </w:p>
        </w:tc>
      </w:tr>
    </w:tbl>
    <w:p w:rsidR="00955A4D" w:rsidRDefault="007815E5" w:rsidP="00404767">
      <w:pPr>
        <w:pStyle w:val="BodyTextIndented"/>
        <w:ind w:firstLine="0"/>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r w:rsidR="009B6909" w:rsidRPr="00240CAF">
        <w:t>Components.</w:t>
      </w:r>
      <w:del w:id="271" w:author="Marek Mateják" w:date="2015-07-08T21:12:00Z">
        <w:r w:rsidR="009B6909" w:rsidRPr="00240CAF" w:rsidDel="00562C5C">
          <w:delText>Simple</w:delText>
        </w:r>
      </w:del>
      <w:r w:rsidR="009B6909" w:rsidRPr="00240CAF">
        <w:t>Solution</w:t>
      </w:r>
      <w:r w:rsidR="00F637BC" w:rsidRPr="00240CAF">
        <w:t>’</w:t>
      </w:r>
      <w:r w:rsidR="009B6909" w:rsidRPr="00240CAF">
        <w:t xml:space="preserve"> into the diagram.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RDefault="00EC7901" w:rsidP="0045457F">
      <w:pPr>
        <w:pStyle w:val="BodyTextIndented"/>
        <w:ind w:firstLine="0"/>
      </w:pPr>
      <w:r w:rsidRPr="00EC7901">
        <w:rPr>
          <w:b/>
        </w:rPr>
        <w:t xml:space="preserve">Figure </w:t>
      </w:r>
      <w:r w:rsidR="004D50DF" w:rsidRPr="00EC7901">
        <w:rPr>
          <w:b/>
          <w:bCs/>
        </w:rPr>
        <w:fldChar w:fldCharType="begin"/>
      </w:r>
      <w:r w:rsidRPr="00EC7901">
        <w:rPr>
          <w:b/>
        </w:rPr>
        <w:instrText xml:space="preserve"> SEQ Figure \* ARABIC </w:instrText>
      </w:r>
      <w:r w:rsidR="004D50DF" w:rsidRPr="00EC7901">
        <w:rPr>
          <w:b/>
          <w:bCs/>
        </w:rPr>
        <w:fldChar w:fldCharType="separate"/>
      </w:r>
      <w:r w:rsidR="00DE1668">
        <w:rPr>
          <w:b/>
          <w:noProof/>
        </w:rPr>
        <w:t>3</w:t>
      </w:r>
      <w:r w:rsidR="004D50DF" w:rsidRPr="00EC7901">
        <w:rPr>
          <w:b/>
          <w:bCs/>
        </w:rPr>
        <w:fldChar w:fldCharType="end"/>
      </w:r>
      <w:r w:rsidRPr="006C7BC8">
        <w:rPr>
          <w:b/>
        </w:rPr>
        <w:t>.</w:t>
      </w:r>
      <w:r w:rsidRPr="00240CAF">
        <w:t xml:space="preserve"> </w:t>
      </w:r>
      <w:r w:rsidRPr="00EC7901">
        <w:t xml:space="preserve">Discharging simulation of </w:t>
      </w:r>
      <w:r w:rsidRPr="00404767">
        <w:t xml:space="preserve">the </w:t>
      </w:r>
      <w:r w:rsidRPr="00EC7901">
        <w:t xml:space="preserve">lead-acid battery cell from Figure </w:t>
      </w:r>
      <w:r>
        <w:t>2D</w:t>
      </w:r>
      <w:r w:rsidRPr="00EC7901">
        <w:t xml:space="preserve">, with the initial amount of substances as described in </w:t>
      </w:r>
      <w:r w:rsidRPr="00404767">
        <w:t>the</w:t>
      </w:r>
      <w:r w:rsidRPr="00240CAF">
        <w:t xml:space="preserve"> </w:t>
      </w:r>
      <w:r w:rsidRPr="00EC7901">
        <w:t>text.</w:t>
      </w:r>
    </w:p>
    <w:p w:rsidR="00B945F5" w:rsidRPr="00240CAF" w:rsidRDefault="00955A4D" w:rsidP="00404767">
      <w:pPr>
        <w:pStyle w:val="BodyTextIndented"/>
        <w:ind w:firstLine="0"/>
      </w:pPr>
      <w:r w:rsidRPr="00240CAF">
        <w:t>parameter</w:t>
      </w:r>
      <w:r w:rsidR="009B6909" w:rsidRPr="00240CAF">
        <w:t xml:space="preserve"> </w:t>
      </w:r>
      <w:r w:rsidR="00581B03" w:rsidRPr="00240CAF">
        <w:t>‘</w:t>
      </w:r>
      <w:r w:rsidR="009B6909" w:rsidRPr="00240CAF">
        <w:t>ElectricalGround</w:t>
      </w:r>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library class </w:t>
      </w:r>
      <w:r w:rsidR="00926747" w:rsidRPr="00240CAF">
        <w:t>‘</w:t>
      </w:r>
      <w:r w:rsidR="009B6909" w:rsidRPr="00240CAF">
        <w:t>Components.Substance</w:t>
      </w:r>
      <w:r w:rsidR="00926747" w:rsidRPr="00240CAF">
        <w:t>’</w:t>
      </w:r>
      <w:r w:rsidR="009B6909" w:rsidRPr="00240CAF">
        <w:t xml:space="preserve"> into the “solution” as chemical substances</w:t>
      </w:r>
      <w:r w:rsidR="0038345F">
        <w:t xml:space="preserve"> (Figure 2B)</w:t>
      </w:r>
      <w:r w:rsidR="00C7439B" w:rsidRPr="00240CAF">
        <w:t xml:space="preserve">. </w:t>
      </w:r>
      <w:r w:rsidR="009B6909" w:rsidRPr="00240CAF">
        <w:t>H</w:t>
      </w:r>
      <w:r w:rsidR="009B6909" w:rsidRPr="00240CAF">
        <w:rPr>
          <w:vertAlign w:val="subscript"/>
        </w:rPr>
        <w:t>2</w:t>
      </w:r>
      <w:r w:rsidR="009B6909" w:rsidRPr="00240CAF">
        <w:t>O(l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r w:rsidR="00124265" w:rsidRPr="00240CAF">
        <w:t>P</w:t>
      </w:r>
      <w:r w:rsidR="009B6909" w:rsidRPr="00240CAF">
        <w:t>bSO</w:t>
      </w:r>
      <w:r w:rsidR="009B6909" w:rsidRPr="00240CAF">
        <w:rPr>
          <w:vertAlign w:val="subscript"/>
        </w:rPr>
        <w:t>4</w:t>
      </w:r>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r w:rsidR="009B6909" w:rsidRPr="00240CAF">
        <w:t>Pb(s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anode), because the Modelica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945F5" w:rsidRPr="00240CAF" w:rsidRDefault="009B6909" w:rsidP="00404767">
      <w:pPr>
        <w:pStyle w:val="BodyTextIndented"/>
        <w:ind w:firstLine="284"/>
      </w:pPr>
      <w:r w:rsidRPr="00240CAF">
        <w:t>As mentioned</w:t>
      </w:r>
      <w:r w:rsidR="00AE382B" w:rsidRPr="00240CAF">
        <w:t xml:space="preserve"> above,</w:t>
      </w:r>
      <w:r w:rsidRPr="00240CAF">
        <w:t xml:space="preserve"> </w:t>
      </w:r>
      <w:r w:rsidR="00AE382B" w:rsidRPr="00240CAF">
        <w:t xml:space="preserve">the appropriate substance data </w:t>
      </w:r>
      <w:r w:rsidRPr="00240CAF">
        <w:t xml:space="preserve">for all </w:t>
      </w:r>
      <w:r w:rsidR="00AE382B" w:rsidRPr="00240CAF">
        <w:t xml:space="preserve">these </w:t>
      </w:r>
      <w:r w:rsidRPr="00240CAF">
        <w:t xml:space="preserve">substances must be </w:t>
      </w:r>
      <w:r w:rsidR="00CD2CC4">
        <w:br/>
      </w:r>
      <w:r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r w:rsidR="00DD449F" w:rsidRPr="00240CAF">
        <w:t>Examples.Substances</w:t>
      </w:r>
      <w:r w:rsidR="002F0EB8" w:rsidRPr="00240CAF">
        <w:t>.</w:t>
      </w:r>
      <w:r w:rsidRPr="00240CAF">
        <w:t>Water_liquid</w:t>
      </w:r>
      <w:r w:rsidR="000106B6" w:rsidRPr="00240CAF">
        <w:t>’</w:t>
      </w:r>
      <w:r w:rsidRPr="00240CAF">
        <w:t>,</w:t>
      </w:r>
      <w:r w:rsidR="005E0C92" w:rsidRPr="00240CAF">
        <w:t xml:space="preserve"> </w:t>
      </w:r>
      <w:r w:rsidR="000106B6" w:rsidRPr="00240CAF">
        <w:t>‘</w:t>
      </w:r>
      <w:r w:rsidR="002F0EB8" w:rsidRPr="00240CAF">
        <w:t>.</w:t>
      </w:r>
      <w:r w:rsidRPr="00240CAF">
        <w:t>Lead_solid</w:t>
      </w:r>
      <w:r w:rsidR="000106B6" w:rsidRPr="00240CAF">
        <w:t>’</w:t>
      </w:r>
      <w:r w:rsidRPr="00240CAF">
        <w:t>,</w:t>
      </w:r>
      <w:r w:rsidR="005E0C92" w:rsidRPr="00240CAF">
        <w:t xml:space="preserve"> </w:t>
      </w:r>
      <w:r w:rsidR="000106B6" w:rsidRPr="00240CAF">
        <w:t>‘</w:t>
      </w:r>
      <w:r w:rsidR="002F0EB8" w:rsidRPr="00240CAF">
        <w:t>.</w:t>
      </w:r>
      <w:r w:rsidR="005E0C92" w:rsidRPr="00240CAF">
        <w:t>Lead_dioxide_solid</w:t>
      </w:r>
      <w:r w:rsidR="000106B6" w:rsidRPr="00240CAF">
        <w:t>’</w:t>
      </w:r>
      <w:r w:rsidR="005E0C92" w:rsidRPr="00240CAF">
        <w:t xml:space="preserve">, </w:t>
      </w:r>
      <w:r w:rsidR="000106B6" w:rsidRPr="00240CAF">
        <w:t>‘</w:t>
      </w:r>
      <w:r w:rsidR="002F0EB8" w:rsidRPr="00240CAF">
        <w:t>.</w:t>
      </w:r>
      <w:r w:rsidR="005E0C92" w:rsidRPr="00240CAF">
        <w:t>Lead_sulfate_solid</w:t>
      </w:r>
      <w:r w:rsidR="000106B6" w:rsidRPr="00240CAF">
        <w:t>’</w:t>
      </w:r>
      <w:r w:rsidR="00A45F5E" w:rsidRPr="00240CAF">
        <w:t>,</w:t>
      </w:r>
      <w:r w:rsidRPr="00240CAF">
        <w:t xml:space="preserve"> and so on. The last</w:t>
      </w:r>
      <w:r w:rsidR="005E0C92" w:rsidRPr="00240CAF">
        <w:t>,</w:t>
      </w:r>
      <w:r w:rsidRPr="00240CAF">
        <w:t xml:space="preserve"> very special substance</w:t>
      </w:r>
      <w:r w:rsidR="00A45F5E" w:rsidRPr="00240CAF">
        <w:t xml:space="preserve"> to be included</w:t>
      </w:r>
      <w:r w:rsidRPr="00240CAF">
        <w:t xml:space="preserve"> is an electron. This class is called </w:t>
      </w:r>
      <w:r w:rsidR="00A45F5E" w:rsidRPr="00240CAF">
        <w:t>‘</w:t>
      </w:r>
      <w:r w:rsidRPr="00240CAF">
        <w:t>Components.Ele</w:t>
      </w:r>
      <w:r w:rsidR="006B15F8" w:rsidRPr="00240CAF">
        <w:t>ctron</w:t>
      </w:r>
      <w:r w:rsidR="006630D9">
        <w:t>Transfer</w:t>
      </w:r>
      <w:r w:rsidR="00A45F5E" w:rsidRPr="00240CAF">
        <w:t>’</w:t>
      </w:r>
      <w:r w:rsidR="006B15F8" w:rsidRPr="00240CAF">
        <w:t xml:space="preserve"> and it must be added </w:t>
      </w:r>
      <w:r w:rsidR="00B47EF8" w:rsidRPr="00240CAF">
        <w:t xml:space="preserve">in order </w:t>
      </w:r>
      <w:r w:rsidR="006B15F8" w:rsidRPr="00240CAF">
        <w:t xml:space="preserve">for </w:t>
      </w:r>
      <w:r w:rsidRPr="00240CAF">
        <w:t>each electrode to trans</w:t>
      </w:r>
      <w:r w:rsidR="00EC7901">
        <w:t>fer</w:t>
      </w:r>
      <w:r w:rsidRPr="00240CAF">
        <w:t xml:space="preserve"> electron from the chemical </w:t>
      </w:r>
      <w:r w:rsidR="00EC7901">
        <w:t>reaction to the electric circuit (Figure 2C)</w:t>
      </w:r>
      <w:r w:rsidRPr="00240CAF">
        <w:t xml:space="preserve">. Each of these substances must be connected to the appropriate solution using </w:t>
      </w:r>
      <w:r w:rsidR="00B47EF8" w:rsidRPr="00240CAF">
        <w:t xml:space="preserve">a </w:t>
      </w:r>
      <w:r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Pr="00240CAF">
        <w:t xml:space="preserve">. </w:t>
      </w:r>
      <w:r w:rsidR="00756B4A" w:rsidRPr="00240CAF">
        <w:t xml:space="preserve">By having </w:t>
      </w:r>
      <w:r w:rsidRPr="00240CAF">
        <w:t xml:space="preserve">all </w:t>
      </w:r>
      <w:r w:rsidR="00756B4A" w:rsidRPr="00240CAF">
        <w:t xml:space="preserve">these </w:t>
      </w:r>
      <w:r w:rsidRPr="00240CAF">
        <w:t>substances</w:t>
      </w:r>
      <w:r w:rsidR="00756B4A" w:rsidRPr="00240CAF">
        <w:t>,</w:t>
      </w:r>
      <w:r w:rsidRPr="00240CAF">
        <w:t xml:space="preserve"> it is possible to implement the chemical reactions. Drag</w:t>
      </w:r>
      <w:r w:rsidR="00756B4A" w:rsidRPr="00240CAF">
        <w:t>ging</w:t>
      </w:r>
      <w:r w:rsidRPr="00240CAF">
        <w:t xml:space="preserve"> and drop</w:t>
      </w:r>
      <w:r w:rsidR="00756B4A" w:rsidRPr="00240CAF">
        <w:t>ping</w:t>
      </w:r>
      <w:r w:rsidRPr="00240CAF">
        <w:t xml:space="preserve"> </w:t>
      </w:r>
      <w:r w:rsidR="00756B4A" w:rsidRPr="00240CAF">
        <w:t xml:space="preserve">the </w:t>
      </w:r>
      <w:r w:rsidRPr="00240CAF">
        <w:t xml:space="preserve">library class </w:t>
      </w:r>
      <w:r w:rsidR="00756B4A" w:rsidRPr="00240CAF">
        <w:t>‘</w:t>
      </w:r>
      <w:r w:rsidRPr="00240CAF">
        <w:t>Components.Reaction</w:t>
      </w:r>
      <w:r w:rsidR="00756B4A" w:rsidRPr="00240CAF">
        <w:t>’</w:t>
      </w:r>
      <w:r w:rsidRPr="00240CAF">
        <w:t xml:space="preserve"> for both chemical reactions</w:t>
      </w:r>
      <w:r w:rsidR="00756B4A" w:rsidRPr="00240CAF">
        <w:t>,</w:t>
      </w:r>
      <w:r w:rsidRPr="00240CAF">
        <w:t xml:space="preserve"> and setting </w:t>
      </w:r>
      <w:r w:rsidR="00756B4A" w:rsidRPr="00240CAF">
        <w:t xml:space="preserve">their </w:t>
      </w:r>
      <w:r w:rsidRPr="00240CAF">
        <w:t xml:space="preserve">parameters </w:t>
      </w:r>
      <w:r w:rsidR="00756B4A" w:rsidRPr="00240CAF">
        <w:t xml:space="preserve">as an </w:t>
      </w:r>
      <w:r w:rsidRPr="00240CAF">
        <w:t>appropriate number of reactants</w:t>
      </w:r>
      <w:r w:rsidR="00937E11" w:rsidRPr="00240CAF">
        <w:t>,</w:t>
      </w:r>
      <w:r w:rsidRPr="00240CAF">
        <w:t xml:space="preserve"> products and stoichiometry</w:t>
      </w:r>
      <w:r w:rsidR="00937E11" w:rsidRPr="00240CAF">
        <w:t>,</w:t>
      </w:r>
      <w:r w:rsidRPr="00240CAF">
        <w:t xml:space="preserve"> allows </w:t>
      </w:r>
      <w:r w:rsidR="00937E11" w:rsidRPr="00240CAF">
        <w:t xml:space="preserve">the </w:t>
      </w:r>
      <w:r w:rsidRPr="00240CAF">
        <w:t>connect</w:t>
      </w:r>
      <w:r w:rsidR="00937E11" w:rsidRPr="00240CAF">
        <w:t>ion of</w:t>
      </w:r>
      <w:r w:rsidRPr="00240CAF">
        <w:t xml:space="preserve"> each substance with the reaction</w:t>
      </w:r>
      <w:r w:rsidR="00E81DEA" w:rsidRPr="00240CAF">
        <w:t>,</w:t>
      </w:r>
      <w:r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Pr="00240CAF">
        <w:t xml:space="preserve">. This setting can be done using </w:t>
      </w:r>
      <w:r w:rsidR="00E81DEA" w:rsidRPr="00240CAF">
        <w:t xml:space="preserve">the </w:t>
      </w:r>
      <w:r w:rsidRPr="00240CAF">
        <w:t xml:space="preserve">parameter dialog of the cathode chemical reaction </w:t>
      </w:r>
      <w:r w:rsidR="001529F7" w:rsidRPr="00240CAF">
        <w:t xml:space="preserve">(1) </w:t>
      </w:r>
      <w:r w:rsidRPr="00240CAF">
        <w:t>as there are four types of substrates (nS=4) with stoichiometric coefficients</w:t>
      </w:r>
      <w:r w:rsidR="004C77D8" w:rsidRPr="00240CAF">
        <w:t>:</w:t>
      </w:r>
      <w:r w:rsidRPr="00240CAF">
        <w:t xml:space="preserve"> </w:t>
      </w:r>
      <w:r w:rsidR="004C77D8" w:rsidRPr="00240CAF">
        <w:t xml:space="preserve">one </w:t>
      </w:r>
      <w:r w:rsidRPr="00240CAF">
        <w:t xml:space="preserve">for </w:t>
      </w:r>
      <w:r w:rsidR="004C77D8" w:rsidRPr="00240CAF">
        <w:t xml:space="preserve">the </w:t>
      </w:r>
      <w:r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Pr="00240CAF">
        <w:t xml:space="preserve"> (s={1,1,3,2})</w:t>
      </w:r>
      <w:r w:rsidR="00A047D1" w:rsidRPr="00240CAF">
        <w:t>. T</w:t>
      </w:r>
      <w:r w:rsidRPr="00240CAF">
        <w:t xml:space="preserve">here are </w:t>
      </w:r>
      <w:r w:rsidR="00A047D1" w:rsidRPr="00240CAF">
        <w:t xml:space="preserve">also </w:t>
      </w:r>
      <w:r w:rsidRPr="00240CAF">
        <w:t>two types of products (nP=2) with stoichiometry</w:t>
      </w:r>
      <w:r w:rsidR="00A047D1" w:rsidRPr="00240CAF">
        <w:t>:</w:t>
      </w:r>
      <w:r w:rsidRPr="00240CAF">
        <w:t xml:space="preserve"> </w:t>
      </w:r>
      <w:r w:rsidR="00A047D1" w:rsidRPr="00240CAF">
        <w:t xml:space="preserve">one </w:t>
      </w:r>
      <w:r w:rsidRPr="00240CAF">
        <w:t>for PbSO</w:t>
      </w:r>
      <w:r w:rsidRPr="00240CAF">
        <w:rPr>
          <w:vertAlign w:val="subscript"/>
        </w:rPr>
        <w:t>4</w:t>
      </w:r>
      <w:r w:rsidRPr="00240CAF">
        <w:t xml:space="preserve"> and </w:t>
      </w:r>
      <w:r w:rsidR="00A047D1" w:rsidRPr="00240CAF">
        <w:t xml:space="preserve">two </w:t>
      </w:r>
      <w:r w:rsidRPr="00240CAF">
        <w:t xml:space="preserve">for water </w:t>
      </w:r>
      <w:r w:rsidRPr="00240CAF">
        <w:lastRenderedPageBreak/>
        <w:t>(p={1,2})</w:t>
      </w:r>
      <w:r w:rsidR="00F479D4" w:rsidRPr="00240CAF">
        <w:t>,</w:t>
      </w:r>
      <w:r w:rsidRPr="00240CAF">
        <w:t xml:space="preserve"> following the chemical scheme of the first chemical reaction above. After setting the number of reactants and products</w:t>
      </w:r>
      <w:r w:rsidR="00F479D4" w:rsidRPr="00240CAF">
        <w:t>,</w:t>
      </w:r>
      <w:r w:rsidRPr="00240CAF">
        <w:t xml:space="preserve"> </w:t>
      </w:r>
      <w:r w:rsidR="00F479D4" w:rsidRPr="00240CAF">
        <w:t xml:space="preserve">it </w:t>
      </w:r>
      <w:r w:rsidRPr="00240CAF">
        <w:t>is possible to connect the substances with react</w:t>
      </w:r>
      <w:r w:rsidR="00DD449F" w:rsidRPr="00240CAF">
        <w:t>ion</w:t>
      </w:r>
      <w:r w:rsidR="00F479D4" w:rsidRPr="00240CAF">
        <w:t>s</w:t>
      </w:r>
      <w:r w:rsidR="00DD449F" w:rsidRPr="00240CAF">
        <w:t>. Each instance of reaction h</w:t>
      </w:r>
      <w:r w:rsidRPr="00240CAF">
        <w:t>as an array of connectors for substrates and an array of connectors for products</w:t>
      </w:r>
      <w:r w:rsidR="003E1277" w:rsidRPr="00240CAF">
        <w:t>;</w:t>
      </w:r>
      <w:r w:rsidRPr="00240CAF">
        <w:t xml:space="preserve"> the user must be very carefu</w:t>
      </w:r>
      <w:r w:rsidR="00DD449F" w:rsidRPr="00240CAF">
        <w:t>l to connect each element of the</w:t>
      </w:r>
      <w:r w:rsidRPr="00240CAF">
        <w:t>s</w:t>
      </w:r>
      <w:r w:rsidR="00DD449F" w:rsidRPr="00240CAF">
        <w:t>e</w:t>
      </w:r>
      <w:r w:rsidRPr="00240CAF">
        <w:t xml:space="preserve"> array</w:t>
      </w:r>
      <w:r w:rsidR="00DD449F" w:rsidRPr="00240CAF">
        <w:t>s</w:t>
      </w:r>
      <w:r w:rsidRPr="00240CAF">
        <w:t xml:space="preserve"> in the same order as defined </w:t>
      </w:r>
      <w:r w:rsidR="002F0EB8" w:rsidRPr="00240CAF">
        <w:t xml:space="preserve">by </w:t>
      </w:r>
      <w:r w:rsidRPr="00240CAF">
        <w:t>stoichiometric coefficients. This means that</w:t>
      </w:r>
      <w:r w:rsidR="003E1277" w:rsidRPr="00240CAF">
        <w:t>,</w:t>
      </w:r>
      <w:r w:rsidRPr="00240CAF">
        <w:t xml:space="preserve"> for example</w:t>
      </w:r>
      <w:r w:rsidR="003E1277" w:rsidRPr="00240CAF">
        <w:t>,</w:t>
      </w:r>
      <w:r w:rsidRPr="00240CAF">
        <w:t xml:space="preserve"> the water must be connected in </w:t>
      </w:r>
      <w:r w:rsidR="006630D9">
        <w:t>i</w:t>
      </w:r>
      <w:r w:rsidR="003E1277" w:rsidRPr="00240CAF">
        <w:t xml:space="preserve">ndex </w:t>
      </w:r>
      <w:r w:rsidRPr="00240CAF">
        <w:t xml:space="preserve">2 </w:t>
      </w:r>
      <w:r w:rsidR="003E1277" w:rsidRPr="00240CAF">
        <w:t xml:space="preserve">to </w:t>
      </w:r>
      <w:r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array of stoichiometric coefficients in reaction (1)</w:t>
      </w:r>
      <w:r w:rsidRPr="00240CAF">
        <w:t>. The chemical reaction</w:t>
      </w:r>
      <w:r w:rsidR="001529F7" w:rsidRPr="00240CAF">
        <w:t xml:space="preserve"> (2)</w:t>
      </w:r>
      <w:r w:rsidRPr="00240CAF">
        <w:t xml:space="preserve"> must be set analogically as nS=2, nP=3, p={1,1,2} with connections of substance ports of Pb to substrate[1], HSO</w:t>
      </w:r>
      <w:r w:rsidRPr="00240CAF">
        <w:rPr>
          <w:vertAlign w:val="subscript"/>
        </w:rPr>
        <w:t>4</w:t>
      </w:r>
      <w:r w:rsidR="001760D5" w:rsidRPr="00240CAF">
        <w:rPr>
          <w:vertAlign w:val="superscript"/>
        </w:rPr>
        <w:t>-</w:t>
      </w:r>
      <w:r w:rsidRPr="00240CAF">
        <w:t xml:space="preserve"> to substrate[2], PbSO</w:t>
      </w:r>
      <w:r w:rsidRPr="00240CAF">
        <w:rPr>
          <w:vertAlign w:val="subscript"/>
        </w:rPr>
        <w:t>4</w:t>
      </w:r>
      <w:r w:rsidRPr="00240CAF">
        <w:t xml:space="preserve"> to product[1], H</w:t>
      </w:r>
      <w:r w:rsidRPr="00240CAF">
        <w:rPr>
          <w:vertAlign w:val="superscript"/>
        </w:rPr>
        <w:t>+</w:t>
      </w:r>
      <w:r w:rsidRPr="00240CAF">
        <w:t xml:space="preserve"> to product[2] and e</w:t>
      </w:r>
      <w:r w:rsidRPr="00240CAF">
        <w:rPr>
          <w:vertAlign w:val="superscript"/>
        </w:rPr>
        <w:t>-</w:t>
      </w:r>
      <w:r w:rsidR="00445D0B" w:rsidRPr="00240CAF">
        <w:t xml:space="preserve"> to prod</w:t>
      </w:r>
      <w:r w:rsidRPr="00240CAF">
        <w:t>uct[3]</w:t>
      </w:r>
      <w:r w:rsidR="00C05129" w:rsidRPr="00240CAF">
        <w:t>,</w:t>
      </w:r>
      <w:r w:rsidRPr="00240CAF">
        <w:t xml:space="preserve"> as </w:t>
      </w:r>
      <w:r w:rsidR="002F0EB8" w:rsidRPr="00240CAF">
        <w:t>represented in Figure 2</w:t>
      </w:r>
      <w:r w:rsidR="00EC7901">
        <w:t>D</w:t>
      </w:r>
      <w:r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r w:rsidR="009B6909" w:rsidRPr="00240CAF">
        <w:t xml:space="preserve">Pb.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of the 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Pb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1E1729" w:rsidP="00C608EB">
      <w:pPr>
        <w:pStyle w:val="BodyTextIndented"/>
      </w:pPr>
      <w:r w:rsidRPr="00240CAF">
        <w:t>These batteries</w:t>
      </w:r>
      <w:r w:rsidR="009B6909" w:rsidRPr="00240CAF">
        <w:t xml:space="preserve"> can be connected to any electrical circuit</w:t>
      </w:r>
      <w:r w:rsidRPr="00240CAF">
        <w:t xml:space="preserve"> that</w:t>
      </w:r>
      <w:r w:rsidR="009B6909" w:rsidRPr="00240CAF">
        <w:t xml:space="preserve"> is slowly discharging. For example</w:t>
      </w:r>
      <w:r w:rsidRPr="00240CAF">
        <w:t>,</w:t>
      </w:r>
      <w:r w:rsidR="009B6909" w:rsidRPr="00240CAF">
        <w:t xml:space="preserve"> if we only connect the simple electric resistance of 1 Ohm as expressed in Figure </w:t>
      </w:r>
      <w:r w:rsidR="00EC7901">
        <w:t>2D</w:t>
      </w:r>
      <w:r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9B6909" w:rsidP="005E0C92">
      <w:pPr>
        <w:pStyle w:val="Nadpis1"/>
      </w:pPr>
      <w:r w:rsidRPr="00240CAF">
        <w:t xml:space="preserve">Example of </w:t>
      </w:r>
      <w:r w:rsidR="00EC77AA" w:rsidRPr="00240CAF">
        <w:t>the Hydrogen Burning Engine</w:t>
      </w:r>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3</w:t>
            </w:r>
            <w:r w:rsidR="004D50DF" w:rsidRPr="00240CAF">
              <w:rPr>
                <w:sz w:val="21"/>
                <w:szCs w:val="21"/>
              </w:rPr>
              <w:fldChar w:fldCharType="end"/>
            </w:r>
            <w:r w:rsidRPr="00240CAF">
              <w:rPr>
                <w:rFonts w:ascii="Times New Roman" w:hAnsi="Times New Roman" w:cs="Times New Roman"/>
                <w:sz w:val="21"/>
                <w:szCs w:val="21"/>
                <w:lang w:val="en-US"/>
              </w:rPr>
              <w:t>)</w:t>
            </w:r>
          </w:p>
        </w:tc>
      </w:tr>
    </w:tbl>
    <w:p w:rsidR="009B6909" w:rsidRPr="00240CAF" w:rsidRDefault="00F06DF2" w:rsidP="009B6909">
      <w:pPr>
        <w:pStyle w:val="BodyTextIndented"/>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p>
    <w:p w:rsidR="009B6909" w:rsidRPr="00240CAF" w:rsidRDefault="00F06DF2" w:rsidP="009B6909">
      <w:pPr>
        <w:pStyle w:val="BodyTextIndented"/>
      </w:pPr>
      <w:r w:rsidRPr="00240CAF">
        <w:t>B</w:t>
      </w:r>
      <w:r w:rsidR="009B6909" w:rsidRPr="00240CAF">
        <w:t xml:space="preserve">uilding this model </w:t>
      </w:r>
      <w:r w:rsidR="00F72557">
        <w:t xml:space="preserve">(Figure 4) </w:t>
      </w:r>
      <w:r w:rsidR="009B6909" w:rsidRPr="00240CAF">
        <w:t xml:space="preserve">using the </w:t>
      </w:r>
      <w:ins w:id="272" w:author="kofrlab" w:date="2015-06-18T13:13:00Z">
        <w:r w:rsidR="002112D9">
          <w:t>C</w:t>
        </w:r>
      </w:ins>
      <w:del w:id="273" w:author="kofrlab" w:date="2015-06-18T13:13:00Z">
        <w:r w:rsidR="009B6909" w:rsidRPr="00240CAF" w:rsidDel="002112D9">
          <w:delText>c</w:delText>
        </w:r>
      </w:del>
      <w:r w:rsidR="009B6909" w:rsidRPr="00240CAF">
        <w:t xml:space="preserve">hemical library is very easy. </w:t>
      </w:r>
      <w:r w:rsidRPr="00240CAF">
        <w:t>F</w:t>
      </w:r>
      <w:r w:rsidR="009B6909" w:rsidRPr="00240CAF">
        <w:t>irst</w:t>
      </w:r>
      <w:r w:rsidRPr="00240CAF">
        <w:t>,</w:t>
      </w:r>
      <w:r w:rsidR="009B6909" w:rsidRPr="00240CAF">
        <w:t xml:space="preserve"> we drag and drop the library class </w:t>
      </w:r>
      <w:r w:rsidRPr="00240CAF">
        <w:t>‘</w:t>
      </w:r>
      <w:r w:rsidR="009B6909" w:rsidRPr="00240CAF">
        <w:t>C</w:t>
      </w:r>
      <w:r w:rsidR="00C67408" w:rsidRPr="00240CAF">
        <w:t>omponents.IdealGasSolution</w:t>
      </w:r>
      <w:r w:rsidRPr="00240CAF">
        <w:t>’</w:t>
      </w:r>
      <w:r w:rsidR="009B6909" w:rsidRPr="00240CAF">
        <w:t xml:space="preserve"> </w:t>
      </w:r>
      <w:r w:rsidRPr="00240CAF">
        <w:t>in</w:t>
      </w:r>
      <w:r w:rsidR="009B6909" w:rsidRPr="00240CAF">
        <w:t>to the diagram of our new model</w:t>
      </w:r>
      <w:r w:rsidR="006630D9">
        <w:t>,</w:t>
      </w:r>
      <w:r w:rsidR="000B386F" w:rsidRPr="00240CAF">
        <w:t xml:space="preserve"> labeled</w:t>
      </w:r>
      <w:r w:rsidR="00F72557">
        <w:t xml:space="preserve"> ‘idealGas’</w:t>
      </w:r>
      <w:r w:rsidR="009B6909" w:rsidRPr="00240CAF">
        <w:t xml:space="preserve"> in Figure 5. For </w:t>
      </w:r>
      <w:r w:rsidR="009B6909" w:rsidRPr="00240CAF">
        <w:lastRenderedPageBreak/>
        <w:t>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r w:rsidR="009B6909" w:rsidRPr="00240CAF">
        <w:t>Components.Substance</w:t>
      </w:r>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r w:rsidR="009B6909" w:rsidRPr="00240CAF">
        <w:t>Interfaces.IdealGas</w:t>
      </w:r>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r w:rsidR="009B6909" w:rsidRPr="00240CAF">
        <w:t>Hydrogen_gas</w:t>
      </w:r>
      <w:r w:rsidR="00786A60" w:rsidRPr="00240CAF">
        <w:t>’</w:t>
      </w:r>
      <w:r w:rsidR="009B6909" w:rsidRPr="00240CAF">
        <w:t>,</w:t>
      </w:r>
      <w:r w:rsidR="00A6773D">
        <w:t xml:space="preserve"> </w:t>
      </w:r>
      <w:r w:rsidR="00786A60" w:rsidRPr="00240CAF">
        <w:t>‘</w:t>
      </w:r>
      <w:r w:rsidR="009B6909" w:rsidRPr="00240CAF">
        <w:t>.Oxygen_gas</w:t>
      </w:r>
      <w:r w:rsidR="00786A60" w:rsidRPr="00240CAF">
        <w:t>’</w:t>
      </w:r>
      <w:r w:rsidR="009B6909" w:rsidRPr="00240CAF">
        <w:t xml:space="preserve"> and</w:t>
      </w:r>
      <w:r w:rsidR="00E151C9" w:rsidRPr="00240CAF">
        <w:t xml:space="preserve"> </w:t>
      </w:r>
      <w:r w:rsidR="00786A60" w:rsidRPr="00240CAF">
        <w:t>‘</w:t>
      </w:r>
      <w:r w:rsidR="009B6909" w:rsidRPr="00240CAF">
        <w:t>.Water_gas</w:t>
      </w:r>
      <w:r w:rsidR="00786A60" w:rsidRPr="00240CAF">
        <w:t>’</w:t>
      </w:r>
      <w:r w:rsidR="00A6773D">
        <w:t xml:space="preserve"> in package </w:t>
      </w:r>
      <w:r w:rsidR="00A6773D" w:rsidRPr="00240CAF">
        <w:t>‘Examples.Substances</w:t>
      </w:r>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mmol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mmol</w:t>
      </w:r>
      <w:r w:rsidR="009B6909" w:rsidRPr="00240CAF">
        <w:t xml:space="preserve">. All substances must be connected </w:t>
      </w:r>
      <w:r w:rsidR="00F72557">
        <w:t>with</w:t>
      </w:r>
      <w:r w:rsidR="006965AC" w:rsidRPr="00240CAF">
        <w:t xml:space="preserve"> the </w:t>
      </w:r>
      <w:r w:rsidR="00F72557">
        <w:t xml:space="preserve">‘idealGas’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r w:rsidR="009B6909" w:rsidRPr="00240CAF">
        <w:t>Components.Reaction</w:t>
      </w:r>
      <w:r w:rsidR="00F440E5" w:rsidRPr="00240CAF">
        <w:t>’,</w:t>
      </w:r>
      <w:r w:rsidR="009B6909" w:rsidRPr="00240CAF">
        <w:t xml:space="preserve"> and it is set to </w:t>
      </w:r>
      <w:r w:rsidR="00F440E5" w:rsidRPr="00240CAF">
        <w:t xml:space="preserve">two </w:t>
      </w:r>
      <w:r w:rsidR="009B6909" w:rsidRPr="00240CAF">
        <w:t xml:space="preserve">substrates (nS=2) with stoichiometry s={2,1} and one product with stoichiometry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r w:rsidR="00955D45" w:rsidRPr="00240CAF">
        <w:t>substrates</w:t>
      </w:r>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 xml:space="preserve">thermally isolated (zero </w:t>
      </w:r>
      <w:r w:rsidR="009B6909" w:rsidRPr="00240CAF">
        <w:lastRenderedPageBreak/>
        <w:t>heat flow from/to the solution) and isobaric (zero force generated on piston) conditions.</w:t>
      </w:r>
    </w:p>
    <w:p w:rsidR="006C7BC8" w:rsidRDefault="006C7BC8" w:rsidP="00F002F8">
      <w:pPr>
        <w:pStyle w:val="BodyTextIndented"/>
      </w:pPr>
    </w:p>
    <w:p w:rsidR="00A6773D" w:rsidRDefault="00A6773D" w:rsidP="006C7BC8">
      <w:pPr>
        <w:pStyle w:val="FigureCaption"/>
        <w:rPr>
          <w:b/>
        </w:rPr>
      </w:pPr>
    </w:p>
    <w:p w:rsidR="006C7BC8" w:rsidRPr="006C7BC8" w:rsidRDefault="006C7BC8" w:rsidP="006C7BC8">
      <w:pPr>
        <w:pStyle w:val="FigureCaption"/>
      </w:pPr>
      <w:r w:rsidRPr="006C7BC8">
        <w:rPr>
          <w:b/>
        </w:rPr>
        <w:t xml:space="preserve">Figure </w:t>
      </w:r>
      <w:r w:rsidR="004D50DF" w:rsidRPr="006C7BC8">
        <w:rPr>
          <w:b/>
        </w:rPr>
        <w:fldChar w:fldCharType="begin"/>
      </w:r>
      <w:r w:rsidRPr="006C7BC8">
        <w:rPr>
          <w:b/>
        </w:rPr>
        <w:instrText xml:space="preserve"> SEQ Figure \* ARABIC </w:instrText>
      </w:r>
      <w:r w:rsidR="004D50DF" w:rsidRPr="006C7BC8">
        <w:rPr>
          <w:b/>
        </w:rPr>
        <w:fldChar w:fldCharType="separate"/>
      </w:r>
      <w:r w:rsidR="00DE1668">
        <w:rPr>
          <w:b/>
          <w:noProof/>
        </w:rPr>
        <w:t>4</w:t>
      </w:r>
      <w:r w:rsidR="004D50DF" w:rsidRPr="006C7BC8">
        <w:rPr>
          <w:b/>
        </w:rPr>
        <w:fldChar w:fldCharType="end"/>
      </w:r>
      <w:r w:rsidRPr="006C7BC8">
        <w:rPr>
          <w:b/>
        </w:rPr>
        <w:t>.</w:t>
      </w:r>
      <w:r w:rsidRPr="00240CAF">
        <w:t xml:space="preserve"> </w:t>
      </w:r>
      <w:r w:rsidRPr="006C7BC8">
        <w:t>A hydrogen-burning engine with the spring above the piston and cooling to provide an environment with a constant temperature.</w:t>
      </w:r>
    </w:p>
    <w:p w:rsidR="006C7BC8" w:rsidRDefault="006C7BC8" w:rsidP="00F002F8">
      <w:pPr>
        <w:pStyle w:val="BodyTextIndented"/>
      </w:pPr>
    </w:p>
    <w:p w:rsidR="006C7BC8" w:rsidRDefault="00B73324" w:rsidP="00F002F8">
      <w:pPr>
        <w:pStyle w:val="BodyTextIndented"/>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r w:rsidR="009B6909" w:rsidRPr="00240CAF">
        <w:t>Modelica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robust mechanical model</w:t>
      </w:r>
      <w:ins w:id="274" w:author="kofrlab" w:date="2015-06-18T15:34:00Z">
        <w:r w:rsidR="00BD0BF5">
          <w:t xml:space="preserve"> </w:t>
        </w:r>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A27CC3" w:rsidRDefault="008C34D1" w:rsidP="00A27CC3">
      <w:pPr>
        <w:pStyle w:val="Titulek"/>
      </w:pPr>
      <w:r>
        <w:rPr>
          <w:noProof/>
          <w:lang w:val="sk-SK" w:eastAsia="sk-SK"/>
        </w:rPr>
        <w:drawing>
          <wp:anchor distT="0" distB="0" distL="114300" distR="114300" simplePos="0" relativeHeight="251658240" behindDoc="0" locked="0" layoutInCell="1" allowOverlap="0">
            <wp:simplePos x="0" y="0"/>
            <wp:positionH relativeFrom="column">
              <wp:posOffset>-3015615</wp:posOffset>
            </wp:positionH>
            <wp:positionV relativeFrom="paragraph">
              <wp:posOffset>3836670</wp:posOffset>
            </wp:positionV>
            <wp:extent cx="2393950" cy="3397250"/>
            <wp:effectExtent l="0" t="0" r="0" b="0"/>
            <wp:wrapSquare wrapText="bothSides"/>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950" cy="3397250"/>
                    </a:xfrm>
                    <a:prstGeom prst="rect">
                      <a:avLst/>
                    </a:prstGeom>
                    <a:noFill/>
                  </pic:spPr>
                </pic:pic>
              </a:graphicData>
            </a:graphic>
          </wp:anchor>
        </w:drawing>
      </w:r>
      <w:r w:rsidR="00162E18">
        <w:pict w14:anchorId="283C8D7E">
          <v:shape id="_x0000_i1025" type="#_x0000_t75" style="width:233.35pt;height:304.65pt">
            <v:imagedata r:id="rId14" o:title="F5"/>
          </v:shape>
        </w:pict>
      </w:r>
    </w:p>
    <w:p w:rsidR="00A27CC3" w:rsidRDefault="00A27CC3" w:rsidP="00A27CC3">
      <w:pPr>
        <w:pStyle w:val="Titulek"/>
        <w:rPr>
          <w:rStyle w:val="FigureCaptionChar"/>
          <w:b w:val="0"/>
        </w:rPr>
      </w:pPr>
      <w:r w:rsidRPr="00240CAF">
        <w:t xml:space="preserve">Figure </w:t>
      </w:r>
      <w:r w:rsidR="00BB4459">
        <w:fldChar w:fldCharType="begin"/>
      </w:r>
      <w:r w:rsidR="00BB4459">
        <w:instrText xml:space="preserve"> SEQ Figure \* ARABIC </w:instrText>
      </w:r>
      <w:r w:rsidR="00BB4459">
        <w:fldChar w:fldCharType="separate"/>
      </w:r>
      <w:r w:rsidR="00DE1668">
        <w:rPr>
          <w:noProof/>
        </w:rPr>
        <w:t>5</w:t>
      </w:r>
      <w:r w:rsidR="00BB4459">
        <w:rPr>
          <w:noProof/>
        </w:rPr>
        <w:fldChar w:fldCharType="end"/>
      </w:r>
      <w:r w:rsidRPr="00240CAF">
        <w:t xml:space="preserve">. </w:t>
      </w:r>
      <w:r w:rsidR="005C7512" w:rsidRPr="00240CAF">
        <w:rPr>
          <w:rStyle w:val="FigureCaptionChar"/>
          <w:b w:val="0"/>
        </w:rPr>
        <w:t>Simulation of the hydrogen-burning experiment in Figure 5. The initial phase of th</w:t>
      </w:r>
      <w:r w:rsidR="00416706">
        <w:rPr>
          <w:rStyle w:val="FigureCaptionChar"/>
          <w:b w:val="0"/>
        </w:rPr>
        <w:t xml:space="preserve">e explosion occurs very rapidly </w:t>
      </w:r>
      <w:r w:rsidR="005C7512" w:rsidRPr="00240CAF">
        <w:rPr>
          <w:rStyle w:val="FigureCaptionChar"/>
          <w:b w:val="0"/>
        </w:rPr>
        <w:t xml:space="preserve">— the temperature reaches </w:t>
      </w:r>
      <w:r w:rsidR="00A6773D">
        <w:rPr>
          <w:rStyle w:val="FigureCaptionChar"/>
          <w:b w:val="0"/>
        </w:rPr>
        <w:t xml:space="preserve">immediately </w:t>
      </w:r>
      <w:r w:rsidR="005C7512"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p>
    <w:p w:rsidR="009B6909" w:rsidRPr="00240CAF" w:rsidRDefault="009B6909" w:rsidP="001529F7">
      <w:pPr>
        <w:pStyle w:val="Nadpis1"/>
      </w:pPr>
      <w:r w:rsidRPr="00240CAF">
        <w:lastRenderedPageBreak/>
        <w:t xml:space="preserve">Example of </w:t>
      </w:r>
      <w:r w:rsidR="00D22B7F" w:rsidRPr="00240CAF">
        <w:t>Chloride Shift</w:t>
      </w:r>
    </w:p>
    <w:p w:rsidR="00A4434B" w:rsidRDefault="003204D2">
      <w:pPr>
        <w:pStyle w:val="Body"/>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w:t>
      </w:r>
      <w:r w:rsidRPr="00240CAF">
        <w:lastRenderedPageBreak/>
        <w:t>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4D50DF" w:rsidRPr="00240CAF">
        <w:fldChar w:fldCharType="begin"/>
      </w:r>
      <w:r w:rsidR="00BD37F8">
        <w:instrText xml:space="preserve"> ADDIN EN.CITE &lt;EndNote&gt;&lt;Cite&gt;&lt;Author&gt;Mateják&lt;/Author&gt;&lt;Year&gt;2015&lt;/Year&gt;&lt;RecNum&gt;110&lt;/RecNum&gt;&lt;DisplayText&gt;[10]&lt;/DisplayText&gt;&lt;record&gt;&lt;rec-number&gt;110&lt;/rec-number&gt;&lt;foreign-keys&gt;&lt;key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4D50DF" w:rsidRPr="00240CAF">
        <w:fldChar w:fldCharType="separate"/>
      </w:r>
      <w:r w:rsidR="00BD37F8">
        <w:rPr>
          <w:noProof/>
        </w:rPr>
        <w:t>[10]</w:t>
      </w:r>
      <w:r w:rsidR="004D50DF"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RDefault="006C2A8A" w:rsidP="003204D2">
      <w:pPr>
        <w:pStyle w:val="Body"/>
        <w:sectPr w:rsidR="006C2A8A" w:rsidSect="009A477D">
          <w:type w:val="continuous"/>
          <w:pgSz w:w="11907" w:h="16840" w:code="9"/>
          <w:pgMar w:top="1418" w:right="1021" w:bottom="1418" w:left="1021" w:header="709" w:footer="709" w:gutter="0"/>
          <w:cols w:num="2" w:space="510" w:equalWidth="0">
            <w:col w:w="4678" w:space="510"/>
            <w:col w:w="4677"/>
          </w:cols>
          <w:docGrid w:linePitch="360"/>
        </w:sectPr>
      </w:pPr>
    </w:p>
    <w:p w:rsidR="00370C1A" w:rsidRDefault="008C34D1" w:rsidP="003204D2">
      <w:pPr>
        <w:pStyle w:val="Body"/>
      </w:pPr>
      <w:r>
        <w:rPr>
          <w:noProof/>
          <w:lang w:val="sk-SK" w:eastAsia="sk-SK"/>
        </w:rPr>
        <w:lastRenderedPageBreak/>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p>
    <w:p w:rsidR="00954A48" w:rsidRDefault="006C2A8A" w:rsidP="0045457F">
      <w:pPr>
        <w:pStyle w:val="Body"/>
        <w:jc w:val="left"/>
        <w:rPr>
          <w:rStyle w:val="FigureCaptionChar"/>
          <w:sz w:val="20"/>
          <w:szCs w:val="20"/>
        </w:rPr>
      </w:pPr>
      <w:r w:rsidRPr="000E7C84">
        <w:rPr>
          <w:b/>
          <w:sz w:val="20"/>
          <w:szCs w:val="20"/>
        </w:rPr>
        <w:t xml:space="preserve">Figure </w:t>
      </w:r>
      <w:r w:rsidR="004D50DF" w:rsidRPr="000E7C84">
        <w:rPr>
          <w:b/>
          <w:sz w:val="20"/>
          <w:szCs w:val="20"/>
        </w:rPr>
        <w:fldChar w:fldCharType="begin"/>
      </w:r>
      <w:r w:rsidRPr="000E7C84">
        <w:rPr>
          <w:b/>
          <w:sz w:val="20"/>
          <w:szCs w:val="20"/>
        </w:rPr>
        <w:instrText xml:space="preserve"> SEQ Figure \* ARABIC </w:instrText>
      </w:r>
      <w:r w:rsidR="004D50DF" w:rsidRPr="000E7C84">
        <w:rPr>
          <w:b/>
          <w:sz w:val="20"/>
          <w:szCs w:val="20"/>
        </w:rPr>
        <w:fldChar w:fldCharType="separate"/>
      </w:r>
      <w:r w:rsidR="00DE1668">
        <w:rPr>
          <w:b/>
          <w:noProof/>
          <w:sz w:val="20"/>
          <w:szCs w:val="20"/>
        </w:rPr>
        <w:t>6</w:t>
      </w:r>
      <w:r w:rsidR="004D50DF" w:rsidRPr="000E7C84">
        <w:rPr>
          <w:b/>
          <w:sz w:val="20"/>
          <w:szCs w:val="20"/>
        </w:rPr>
        <w:fldChar w:fldCharType="end"/>
      </w:r>
      <w:r w:rsidRPr="000E7C84">
        <w:rPr>
          <w:sz w:val="20"/>
          <w:szCs w:val="20"/>
        </w:rPr>
        <w:t>.</w:t>
      </w:r>
      <w:r w:rsidR="005C7512" w:rsidRPr="000E7C84">
        <w:rPr>
          <w:sz w:val="20"/>
          <w:szCs w:val="20"/>
        </w:rPr>
        <w:t xml:space="preserve"> </w:t>
      </w:r>
      <w:r w:rsidR="005C7512" w:rsidRPr="00240CAF">
        <w:rPr>
          <w:rStyle w:val="FigureCaptionChar"/>
        </w:rPr>
        <w:t>Chloride shift with carbon dioxide hydration</w:t>
      </w:r>
      <w:r w:rsidR="00416706">
        <w:rPr>
          <w:rStyle w:val="FigureCaptionChar"/>
        </w:rPr>
        <w:t xml:space="preserve"> with assumption of </w:t>
      </w:r>
      <w:r w:rsidR="007114CD">
        <w:rPr>
          <w:rStyle w:val="FigureCaptionChar"/>
        </w:rPr>
        <w:t xml:space="preserve">non-bicarbonate </w:t>
      </w:r>
      <w:r w:rsidR="00416706">
        <w:rPr>
          <w:rStyle w:val="FigureCaptionChar"/>
        </w:rPr>
        <w:t>linear acid-base buffering properties</w:t>
      </w:r>
      <w:r w:rsidR="00896832">
        <w:rPr>
          <w:rStyle w:val="FigureCaptionChar"/>
        </w:rPr>
        <w:t xml:space="preserve"> of plasma and erythrocytes</w:t>
      </w:r>
      <w:r w:rsidR="005C7512" w:rsidRPr="00240CAF">
        <w:rPr>
          <w:rStyle w:val="FigureCaptionChar"/>
        </w:rPr>
        <w:t>.</w:t>
      </w:r>
    </w:p>
    <w:p w:rsidR="006C2A8A" w:rsidRDefault="006C2A8A" w:rsidP="006C2A8A">
      <w:pPr>
        <w:pStyle w:val="BodyTextIndented"/>
      </w:pPr>
    </w:p>
    <w:p w:rsidR="006C2A8A" w:rsidRPr="006C2A8A" w:rsidRDefault="006C2A8A" w:rsidP="006C2A8A">
      <w:pPr>
        <w:pStyle w:val="BodyTextIndented"/>
        <w:sectPr w:rsidR="006C2A8A" w:rsidRPr="006C2A8A" w:rsidSect="006C2A8A">
          <w:type w:val="continuous"/>
          <w:pgSz w:w="11907" w:h="16840" w:code="9"/>
          <w:pgMar w:top="1418" w:right="1021" w:bottom="1418" w:left="1021" w:header="709" w:footer="709" w:gutter="0"/>
          <w:cols w:space="510"/>
          <w:docGrid w:linePitch="360"/>
        </w:sectPr>
      </w:pPr>
    </w:p>
    <w:p w:rsidR="003204D2" w:rsidRPr="00240CAF" w:rsidRDefault="003204D2" w:rsidP="003204D2">
      <w:pPr>
        <w:pStyle w:val="Body"/>
      </w:pPr>
      <w:r w:rsidRPr="00240CAF">
        <w:lastRenderedPageBreak/>
        <w:t>changed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4D50DF"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4D50DF" w:rsidRPr="00240CAF">
              <w:rPr>
                <w:sz w:val="21"/>
                <w:szCs w:val="21"/>
              </w:rPr>
              <w:fldChar w:fldCharType="separate"/>
            </w:r>
            <w:r w:rsidR="00DE1668">
              <w:rPr>
                <w:rFonts w:ascii="Times New Roman" w:hAnsi="Times New Roman" w:cs="Times New Roman"/>
                <w:noProof/>
                <w:sz w:val="21"/>
                <w:szCs w:val="21"/>
                <w:lang w:val="en-US"/>
              </w:rPr>
              <w:t>4</w:t>
            </w:r>
            <w:r w:rsidR="004D50DF"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anhydrase.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p>
    <w:p w:rsidR="009B6909" w:rsidRPr="00240CAF" w:rsidRDefault="003204D2" w:rsidP="003204D2">
      <w:pPr>
        <w:pStyle w:val="BodyTextIndented"/>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A lipophobic compound (not soluble in lipids) without special proteins called membrane channels</w:t>
      </w:r>
      <w:r w:rsidR="00E53A8A" w:rsidRPr="00240CAF">
        <w:t xml:space="preserve"> cannot cross the membrane</w:t>
      </w:r>
      <w:r w:rsidR="009B6909" w:rsidRPr="00240CAF">
        <w:t xml:space="preserve">. </w:t>
      </w:r>
      <w:r w:rsidR="00E53A8A" w:rsidRPr="00240CAF">
        <w:t>E</w:t>
      </w:r>
      <w:r w:rsidR="009B6909" w:rsidRPr="00240CAF">
        <w:t xml:space="preserve">ven water molecules must have membrane channels (called aquaporins) </w:t>
      </w:r>
      <w:r w:rsidR="009629CB" w:rsidRPr="00240CAF">
        <w:t xml:space="preserve">in order </w:t>
      </w:r>
      <w:r w:rsidR="009B6909" w:rsidRPr="00240CAF">
        <w:t xml:space="preserve">to cross the cellular membrane. </w:t>
      </w:r>
      <w:r w:rsidR="009629CB" w:rsidRPr="00240CAF">
        <w:t xml:space="preserve">In </w:t>
      </w:r>
      <w:r w:rsidR="009629CB" w:rsidRPr="00240CAF">
        <w:lastRenderedPageBreak/>
        <w:t>addition,</w:t>
      </w:r>
      <w:r w:rsidRPr="00240CAF">
        <w:t xml:space="preserve"> t</w:t>
      </w:r>
      <w:r w:rsidR="009B6909" w:rsidRPr="00240CAF">
        <w:t xml:space="preserve">he chloride shift (also known as </w:t>
      </w:r>
      <w:r w:rsidR="009629CB" w:rsidRPr="00240CAF">
        <w:t xml:space="preserve">the </w:t>
      </w:r>
      <w:r w:rsidR="009B6909" w:rsidRPr="00240CAF">
        <w:t>Hamburger shift) is exchanging an aqueous chloride Cl</w:t>
      </w:r>
      <w:r w:rsidR="009B6909" w:rsidRPr="00240CAF">
        <w:rPr>
          <w:vertAlign w:val="superscript"/>
        </w:rPr>
        <w:t>-</w:t>
      </w:r>
      <w:r w:rsidR="009B6909" w:rsidRPr="00240CAF">
        <w:t xml:space="preserve"> f</w:t>
      </w:r>
      <w:r w:rsidR="006F5F3C" w:rsidRPr="00240CAF">
        <w:t>or an aqueous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 xml:space="preserve">equilibrium. </w:t>
      </w:r>
      <w:r w:rsidR="00D90E26" w:rsidRPr="00240CAF">
        <w:t>Conversely</w:t>
      </w:r>
      <w:r w:rsidR="009B6909" w:rsidRPr="00240CAF">
        <w:t xml:space="preserve">, the </w:t>
      </w:r>
      <w:r w:rsidR="00D90E26" w:rsidRPr="00240CAF">
        <w:t xml:space="preserve">solution’s </w:t>
      </w:r>
      <w:r w:rsidR="009B6909" w:rsidRPr="00240CAF">
        <w:t>equilibrium of different ions</w:t>
      </w:r>
      <w:r w:rsidR="00D90E26" w:rsidRPr="00240CAF">
        <w:t>’</w:t>
      </w:r>
      <w:r w:rsidR="009B6909" w:rsidRPr="00240CAF">
        <w:t xml:space="preserve"> compositions on both sides of the membrane </w:t>
      </w:r>
      <w:r w:rsidR="00F61D82" w:rsidRPr="00240CAF">
        <w:t xml:space="preserve">creates </w:t>
      </w:r>
      <w:r w:rsidR="009B6909" w:rsidRPr="00240CAF">
        <w:t xml:space="preserve">the measurable electric membrane potential. </w:t>
      </w:r>
      <w:r w:rsidR="00F61D82" w:rsidRPr="00240CAF">
        <w:t xml:space="preserve">This process </w:t>
      </w:r>
      <w:r w:rsidR="009B6909" w:rsidRPr="00240CAF">
        <w:t xml:space="preserve">is not so intuitive, because even </w:t>
      </w:r>
      <w:r w:rsidR="00F61D82" w:rsidRPr="00240CAF">
        <w:t xml:space="preserve">though </w:t>
      </w:r>
      <w:r w:rsidR="00E32C23" w:rsidRPr="00240CAF">
        <w:t xml:space="preserve">neither </w:t>
      </w:r>
      <w:r w:rsidR="009B6909" w:rsidRPr="00240CAF">
        <w:t xml:space="preserve">solution </w:t>
      </w:r>
      <w:r w:rsidR="006F5F3C" w:rsidRPr="00240CAF">
        <w:t>need</w:t>
      </w:r>
      <w:r w:rsidR="00E32C23" w:rsidRPr="00240CAF">
        <w:t>s</w:t>
      </w:r>
      <w:r w:rsidR="006F5F3C" w:rsidRPr="00240CAF">
        <w:t xml:space="preserve"> to</w:t>
      </w:r>
      <w:r w:rsidR="009B6909" w:rsidRPr="00240CAF">
        <w:t xml:space="preserve"> have an electric charge</w:t>
      </w:r>
      <w:r w:rsidR="00E32C23" w:rsidRPr="00240CAF">
        <w:t>,</w:t>
      </w:r>
      <w:r w:rsidR="009B6909" w:rsidRPr="00240CAF">
        <w:t xml:space="preserve"> there can be a non-zero electric potential for permeable ions. This potential for permeable ions at equilibrium is called </w:t>
      </w:r>
      <w:r w:rsidR="00E32C23" w:rsidRPr="00240CAF">
        <w:t xml:space="preserve">the </w:t>
      </w:r>
      <w:r w:rsidR="009B6909" w:rsidRPr="00240CAF">
        <w:t xml:space="preserve">Nernst </w:t>
      </w:r>
      <w:r w:rsidR="009B6909" w:rsidRPr="00240CAF">
        <w:lastRenderedPageBreak/>
        <w:t>membrane potential and</w:t>
      </w:r>
      <w:r w:rsidR="00291BF9" w:rsidRPr="00240CAF">
        <w:t>,</w:t>
      </w:r>
      <w:r w:rsidR="009B6909" w:rsidRPr="00240CAF">
        <w:t xml:space="preserve"> in the </w:t>
      </w:r>
      <w:ins w:id="275" w:author="kofrlab" w:date="2015-06-18T13:13:00Z">
        <w:r w:rsidR="002112D9">
          <w:t>C</w:t>
        </w:r>
      </w:ins>
      <w:del w:id="276" w:author="kofrlab" w:date="2015-06-18T13:13:00Z">
        <w:r w:rsidR="009B6909" w:rsidRPr="00240CAF" w:rsidDel="002112D9">
          <w:delText>c</w:delText>
        </w:r>
      </w:del>
      <w:r w:rsidR="009B6909" w:rsidRPr="00240CAF">
        <w:t xml:space="preserve">hemical </w:t>
      </w:r>
      <w:r w:rsidR="00E32C23" w:rsidRPr="00240CAF">
        <w:t>library,</w:t>
      </w:r>
      <w:r w:rsidR="009B6909" w:rsidRPr="00240CAF">
        <w:t xml:space="preserve"> it is a direct mathematical result of the equality of </w:t>
      </w:r>
      <w:r w:rsidR="00291BF9" w:rsidRPr="00240CAF">
        <w:t xml:space="preserve">the </w:t>
      </w:r>
      <w:r w:rsidR="009B6909" w:rsidRPr="00240CAF">
        <w:t>electrochemical potential of the ion in both solutions.</w:t>
      </w:r>
    </w:p>
    <w:p w:rsidR="00C018E1" w:rsidRPr="00240CAF" w:rsidRDefault="00C018E1" w:rsidP="009B6909">
      <w:pPr>
        <w:pStyle w:val="BodyTextIndented"/>
      </w:pPr>
      <w:r w:rsidRPr="00240CAF">
        <w:t xml:space="preserve">The intracellular solution must be set </w:t>
      </w:r>
      <w:r w:rsidR="00291BF9" w:rsidRPr="00240CAF">
        <w:t xml:space="preserve">at the </w:t>
      </w:r>
      <w:r w:rsidRPr="00240CAF">
        <w:t>possible nonzero electric potential (ElectricalGround=false)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4D50DF" w:rsidRPr="00240CAF">
        <w:fldChar w:fldCharType="begin"/>
      </w:r>
      <w:r w:rsidR="00BD37F8">
        <w:instrText xml:space="preserve"> ADDIN EN.CITE &lt;EndNote&gt;&lt;Cite&gt;&lt;Author&gt;Gedde&lt;/Author&gt;&lt;Year&gt;1997&lt;/Year&gt;&lt;RecNum&gt;152&lt;/RecNum&gt;&lt;DisplayText&gt;[11]&lt;/DisplayText&gt;&lt;record&gt;&lt;rec-number&gt;152&lt;/rec-number&gt;&lt;foreign-keys&gt;&lt;key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4D50DF" w:rsidRPr="00240CAF">
        <w:fldChar w:fldCharType="separate"/>
      </w:r>
      <w:r w:rsidR="00BD37F8">
        <w:rPr>
          <w:noProof/>
        </w:rPr>
        <w:t>[11]</w:t>
      </w:r>
      <w:r w:rsidR="004D50DF"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4D50DF" w:rsidRPr="00240CAF">
        <w:fldChar w:fldCharType="begin"/>
      </w:r>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D50DF" w:rsidRPr="00240CAF">
        <w:fldChar w:fldCharType="separate"/>
      </w:r>
      <w:r w:rsidR="00BD37F8">
        <w:rPr>
          <w:noProof/>
        </w:rPr>
        <w:t>[12]</w:t>
      </w:r>
      <w:r w:rsidR="004D50DF" w:rsidRPr="00240CAF">
        <w:fldChar w:fldCharType="end"/>
      </w:r>
      <w:r w:rsidRPr="00240CAF">
        <w:t xml:space="preserve">. </w:t>
      </w:r>
    </w:p>
    <w:p w:rsidR="00DB5194" w:rsidRPr="00240CAF" w:rsidRDefault="00362708" w:rsidP="009B6909">
      <w:pPr>
        <w:pStyle w:val="BodyTextIndented"/>
      </w:pPr>
      <w:r w:rsidRPr="00240CAF">
        <w:t>In this way, it</w:t>
      </w:r>
      <w:r w:rsidR="00DB5194" w:rsidRPr="00240CAF">
        <w:t xml:space="preserve"> is possible to model more complex processes </w:t>
      </w:r>
      <w:r w:rsidRPr="00240CAF">
        <w:t xml:space="preserve">of a </w:t>
      </w:r>
      <w:r w:rsidR="00DB5194" w:rsidRPr="00240CAF">
        <w:t>membrane</w:t>
      </w:r>
      <w:r w:rsidRPr="00240CAF">
        <w:t xml:space="preserve"> </w:t>
      </w:r>
      <w:r w:rsidR="00DB5194" w:rsidRPr="00240CAF">
        <w:t xml:space="preserve">where chemical reactions </w:t>
      </w:r>
      <w:r w:rsidRPr="00240CAF">
        <w:t xml:space="preserve">of </w:t>
      </w:r>
      <w:r w:rsidR="00DB5194" w:rsidRPr="00240CAF">
        <w:t xml:space="preserve">active membrane channels or membrane receptors can </w:t>
      </w:r>
      <w:r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Default="00927061" w:rsidP="00927061">
      <w:pPr>
        <w:pStyle w:val="Body"/>
        <w:rPr>
          <w:ins w:id="277" w:author="Marek Mateják" w:date="2015-07-09T10:32:00Z"/>
        </w:rPr>
      </w:pPr>
      <w:r w:rsidRPr="00240CAF">
        <w:t>Nowadays</w:t>
      </w:r>
      <w:r w:rsidR="002568EC" w:rsidRPr="00240CAF">
        <w:t>,</w:t>
      </w:r>
      <w:r w:rsidRPr="00240CAF">
        <w:t xml:space="preserve"> </w:t>
      </w:r>
      <w:r w:rsidR="00037F3F" w:rsidRPr="00240CAF">
        <w:t>alternative free Modelica libraries for chemical calculations</w:t>
      </w:r>
      <w:r w:rsidR="002568EC" w:rsidRPr="00240CAF">
        <w:t xml:space="preserve"> exist,</w:t>
      </w:r>
      <w:r w:rsidR="00037F3F" w:rsidRPr="00240CAF">
        <w:t xml:space="preserve"> such as</w:t>
      </w:r>
      <w:r w:rsidR="002E2449" w:rsidRPr="00240CAF">
        <w:t xml:space="preserve"> </w:t>
      </w:r>
      <w:r w:rsidR="00037F3F" w:rsidRPr="00240CAF">
        <w:t>FCSys v0.2, FuelCellLib 1.0</w:t>
      </w:r>
      <w:r w:rsidRPr="00240CAF">
        <w:t>,</w:t>
      </w:r>
      <w:r w:rsidR="00037F3F" w:rsidRPr="00240CAF">
        <w:t xml:space="preserve"> Modelica_EnergyStorage v3.2.1</w:t>
      </w:r>
      <w:r w:rsidR="00FD1BA2" w:rsidRPr="00240CAF">
        <w:t>, BioChem v1.2</w:t>
      </w:r>
      <w:r w:rsidRPr="00240CAF">
        <w:t xml:space="preserve"> or our Physiolibrary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r w:rsidR="00E456E5" w:rsidRPr="00240CAF">
        <w:t>equilibria</w:t>
      </w:r>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any kinetics </w:t>
      </w:r>
      <w:r w:rsidRPr="00240CAF">
        <w:t>without realistic equilibria.</w:t>
      </w:r>
    </w:p>
    <w:p w:rsidR="00AF6930" w:rsidRPr="00AF6930" w:rsidRDefault="00AF6930" w:rsidP="00AF6930">
      <w:pPr>
        <w:pStyle w:val="BodyTextIndented"/>
        <w:pPrChange w:id="278" w:author="Marek Mateják" w:date="2015-07-09T10:32:00Z">
          <w:pPr>
            <w:pStyle w:val="Body"/>
          </w:pPr>
        </w:pPrChange>
      </w:pPr>
      <w:ins w:id="279" w:author="Marek Mateják" w:date="2015-07-09T10:32:00Z">
        <w:r w:rsidRPr="00AF6930">
          <w:t>This new chemical library</w:t>
        </w:r>
        <w:r w:rsidRPr="00240CAF">
          <w:t xml:space="preserve"> is more suited to understanding the detailed electrochemical environment of human cells and cellular electrochemical processes, a task at which the Physiolibrary failed. For example, we found that the equilibrium of osmolarities (as validated and verified for macroscopic and capillary membranes) was not in good agreement with measured data of cellular membranes. The real data of human blood include the total molarity of plasma at 289 mmol/L and the molarity of intracellular space of erythrocytes at 207 mmol/L at osmotic equilibrium, as presented by </w:t>
        </w:r>
        <w:r w:rsidRPr="00240CAF">
          <w:fldChar w:fldCharType="begin"/>
        </w:r>
      </w:ins>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ins w:id="280" w:author="Marek Mateják" w:date="2015-07-09T10:32:00Z">
        <w:r w:rsidRPr="00240CAF">
          <w:fldChar w:fldCharType="separate"/>
        </w:r>
      </w:ins>
      <w:r w:rsidR="00BD37F8">
        <w:rPr>
          <w:noProof/>
        </w:rPr>
        <w:t>[12]</w:t>
      </w:r>
      <w:ins w:id="281" w:author="Marek Mateják" w:date="2015-07-09T10:32:00Z">
        <w:r w:rsidRPr="00240CAF">
          <w:fldChar w:fldCharType="end"/>
        </w:r>
        <w:r w:rsidRPr="00240CAF">
          <w:t xml:space="preserve">. These values are definitely not the same, and the explanation for these disproportions </w:t>
        </w:r>
        <w:r>
          <w:t>can be found in</w:t>
        </w:r>
        <w:r w:rsidRPr="00240CAF">
          <w:t xml:space="preserve"> physical chemistry </w:t>
        </w:r>
        <w:r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282" w:author="Marek Mateják" w:date="2015-07-09T10:32:00Z">
        <w:r w:rsidRPr="00240CAF">
          <w:fldChar w:fldCharType="separate"/>
        </w:r>
      </w:ins>
      <w:r w:rsidR="00BD37F8">
        <w:rPr>
          <w:noProof/>
        </w:rPr>
        <w:t>[8]</w:t>
      </w:r>
      <w:ins w:id="283" w:author="Marek Mateják" w:date="2015-07-09T10:32:00Z">
        <w:r w:rsidRPr="00240CAF">
          <w:fldChar w:fldCharType="end"/>
        </w:r>
        <w:r w:rsidRPr="00240CAF">
          <w:t>. However, when the electrochemical potential from the original data was calculated, it was found that electrochemical potential is in equilibrium instead of a state of osmolarity. Therefore, equilibrating the electrochemical potential instead of osmolarity can help us to describe each type of membrane and each type of substance, reaching the expected values as measured in osmotic experiments for both organ and cellular membranes.</w:t>
        </w:r>
      </w:ins>
    </w:p>
    <w:p w:rsidR="00037F3F" w:rsidDel="00AF6930" w:rsidRDefault="00FD1BA2" w:rsidP="00037F3F">
      <w:pPr>
        <w:pStyle w:val="BodyTextIndented"/>
        <w:rPr>
          <w:ins w:id="284" w:author="kofrlab" w:date="2015-06-18T22:49:00Z"/>
          <w:del w:id="285" w:author="Marek Mateják" w:date="2015-07-09T10:34:00Z"/>
        </w:rPr>
      </w:pPr>
      <w:del w:id="286" w:author="Marek Mateják" w:date="2015-07-09T10:34:00Z">
        <w:r w:rsidRPr="00240CAF" w:rsidDel="00AF6930">
          <w:delText xml:space="preserve">In the </w:delText>
        </w:r>
        <w:r w:rsidR="00462676" w:rsidDel="00AF6930">
          <w:delText>C</w:delText>
        </w:r>
        <w:r w:rsidR="00F50122" w:rsidRPr="00240CAF" w:rsidDel="00AF6930">
          <w:delText xml:space="preserve">hemical </w:delText>
        </w:r>
        <w:r w:rsidRPr="00240CAF" w:rsidDel="00AF6930">
          <w:delText>library</w:delText>
        </w:r>
        <w:r w:rsidR="00F50122" w:rsidRPr="00240CAF" w:rsidDel="00AF6930">
          <w:delText>,</w:delText>
        </w:r>
        <w:r w:rsidRPr="00240CAF" w:rsidDel="00AF6930">
          <w:delText xml:space="preserve"> w</w:delText>
        </w:r>
        <w:r w:rsidR="00655CEE" w:rsidRPr="00240CAF" w:rsidDel="00AF6930">
          <w:delText>e carefully select</w:delText>
        </w:r>
        <w:r w:rsidR="00F50122" w:rsidRPr="00240CAF" w:rsidDel="00AF6930">
          <w:delText>ed</w:delText>
        </w:r>
        <w:r w:rsidR="00655CEE" w:rsidRPr="00240CAF" w:rsidDel="00AF6930">
          <w:delText xml:space="preserve"> </w:delText>
        </w:r>
        <w:r w:rsidRPr="00240CAF" w:rsidDel="00AF6930">
          <w:delText xml:space="preserve">only </w:delText>
        </w:r>
        <w:r w:rsidR="00655CEE" w:rsidRPr="00240CAF" w:rsidDel="00AF6930">
          <w:delText>the fundamental definitions</w:delText>
        </w:r>
        <w:r w:rsidR="00CC0E24" w:rsidRPr="00240CAF" w:rsidDel="00AF6930">
          <w:delText xml:space="preserve"> from physical chemistry and thermodynamics</w:delText>
        </w:r>
        <w:r w:rsidRPr="00240CAF" w:rsidDel="00AF6930">
          <w:delText xml:space="preserve"> </w:delText>
        </w:r>
        <w:r w:rsidR="00655CEE" w:rsidRPr="00240CAF" w:rsidDel="00AF6930">
          <w:delText xml:space="preserve">to derive </w:delText>
        </w:r>
        <w:r w:rsidR="00CC0E24" w:rsidRPr="00240CAF" w:rsidDel="00AF6930">
          <w:delText xml:space="preserve">other </w:delText>
        </w:r>
        <w:r w:rsidR="00655CEE" w:rsidRPr="00240CAF" w:rsidDel="00AF6930">
          <w:delText xml:space="preserve">known </w:delText>
        </w:r>
        <w:r w:rsidR="00CC0E24" w:rsidRPr="00240CAF" w:rsidDel="00AF6930">
          <w:delText xml:space="preserve">chemical </w:delText>
        </w:r>
        <w:r w:rsidR="00655CEE" w:rsidRPr="00240CAF" w:rsidDel="00AF6930">
          <w:delText xml:space="preserve">relations. </w:delText>
        </w:r>
        <w:r w:rsidR="00CC0E24" w:rsidRPr="00240CAF" w:rsidDel="00AF6930">
          <w:delText>For example</w:delText>
        </w:r>
        <w:r w:rsidR="00F50122" w:rsidRPr="00240CAF" w:rsidDel="00AF6930">
          <w:delText>,</w:delText>
        </w:r>
        <w:r w:rsidR="00CC0E24" w:rsidRPr="00240CAF" w:rsidDel="00AF6930">
          <w:delText xml:space="preserve"> </w:delText>
        </w:r>
        <w:r w:rsidR="00203DF3" w:rsidRPr="00240CAF" w:rsidDel="00AF6930">
          <w:delText xml:space="preserve">physical chemistry </w:delText>
        </w:r>
        <w:r w:rsidR="00655CEE" w:rsidRPr="00240CAF" w:rsidDel="00AF6930">
          <w:delText>defin</w:delText>
        </w:r>
        <w:r w:rsidR="00203DF3" w:rsidRPr="00240CAF" w:rsidDel="00AF6930">
          <w:delText>es</w:delText>
        </w:r>
        <w:r w:rsidR="00655CEE" w:rsidRPr="00240CAF" w:rsidDel="00AF6930">
          <w:delText xml:space="preserve"> </w:delText>
        </w:r>
        <w:r w:rsidR="003A0405" w:rsidRPr="00240CAF" w:rsidDel="00AF6930">
          <w:delText xml:space="preserve">an </w:delText>
        </w:r>
        <w:r w:rsidR="00655CEE" w:rsidRPr="00240CAF" w:rsidDel="00AF6930">
          <w:delText xml:space="preserve">electrochemical potential </w:delText>
        </w:r>
        <w:r w:rsidR="00203DF3" w:rsidRPr="00240CAF" w:rsidDel="00AF6930">
          <w:delText xml:space="preserve">for </w:delText>
        </w:r>
        <w:r w:rsidR="00655CEE" w:rsidRPr="00240CAF" w:rsidDel="00AF6930">
          <w:delText xml:space="preserve">each chemical substance in </w:delText>
        </w:r>
        <w:r w:rsidR="00203DF3" w:rsidRPr="00240CAF" w:rsidDel="00AF6930">
          <w:delText xml:space="preserve">a </w:delText>
        </w:r>
        <w:r w:rsidR="00655CEE" w:rsidRPr="00240CAF" w:rsidDel="00AF6930">
          <w:delText>homogen</w:delText>
        </w:r>
        <w:r w:rsidR="00203DF3" w:rsidRPr="00240CAF" w:rsidDel="00AF6930">
          <w:delText>e</w:delText>
        </w:r>
        <w:r w:rsidR="00655CEE" w:rsidRPr="00240CAF" w:rsidDel="00AF6930">
          <w:delText xml:space="preserve">ous chemical solution </w:delText>
        </w:r>
        <w:r w:rsidR="00CC0E24" w:rsidRPr="00240CAF" w:rsidDel="00AF6930">
          <w:delText>a</w:delText>
        </w:r>
        <w:r w:rsidRPr="00240CAF" w:rsidDel="00AF6930">
          <w:delText>s</w:delText>
        </w:r>
        <w:r w:rsidR="00CC0E24" w:rsidRPr="00240CAF" w:rsidDel="00AF6930">
          <w:delText xml:space="preserve"> </w:delText>
        </w:r>
        <w:r w:rsidR="00462805" w:rsidRPr="00240CAF" w:rsidDel="00AF6930">
          <w:delText xml:space="preserve">the </w:delText>
        </w:r>
        <w:r w:rsidR="00CC0E24" w:rsidRPr="00240CAF" w:rsidDel="00AF6930">
          <w:delText xml:space="preserve">composition of </w:delText>
        </w:r>
        <w:r w:rsidR="003A0405" w:rsidRPr="00240CAF" w:rsidDel="00AF6930">
          <w:delText>a</w:delText>
        </w:r>
        <w:r w:rsidR="000703C3" w:rsidDel="00AF6930">
          <w:delText xml:space="preserve"> relative molar energy of</w:delText>
        </w:r>
        <w:r w:rsidR="003A0405" w:rsidRPr="00240CAF" w:rsidDel="00AF6930">
          <w:delText xml:space="preserve"> </w:delText>
        </w:r>
        <w:r w:rsidR="00CC0E24" w:rsidRPr="00240CAF" w:rsidDel="00AF6930">
          <w:delText>pure substance</w:delText>
        </w:r>
        <w:r w:rsidRPr="00240CAF" w:rsidDel="00AF6930">
          <w:delText xml:space="preserve"> (</w:delText>
        </w:r>
        <w:r w:rsidR="003A0405" w:rsidRPr="00240CAF" w:rsidDel="00AF6930">
          <w:delText xml:space="preserve">typically tabulated as </w:delText>
        </w:r>
        <w:r w:rsidRPr="00240CAF" w:rsidDel="00AF6930">
          <w:delText>free molar Gibbs energy of formation)</w:delText>
        </w:r>
        <w:r w:rsidR="00CC0E24" w:rsidRPr="00240CAF" w:rsidDel="00AF6930">
          <w:delText xml:space="preserve">, </w:delText>
        </w:r>
        <w:r w:rsidR="003A0405" w:rsidRPr="00240CAF" w:rsidDel="00AF6930">
          <w:delText xml:space="preserve">a </w:delText>
        </w:r>
        <w:r w:rsidR="00CC0E24" w:rsidRPr="00240CAF" w:rsidDel="00AF6930">
          <w:delText xml:space="preserve">chemical dissolution </w:delText>
        </w:r>
        <w:r w:rsidR="00A069A5" w:rsidRPr="00240CAF" w:rsidDel="00AF6930">
          <w:delText xml:space="preserve">component </w:delText>
        </w:r>
        <w:r w:rsidR="00944FE7" w:rsidRPr="00240CAF" w:rsidDel="00AF6930">
          <w:delText xml:space="preserve">of molar energy </w:delText>
        </w:r>
        <w:r w:rsidR="00A069A5" w:rsidRPr="00240CAF" w:rsidDel="00AF6930">
          <w:delText xml:space="preserve">(reflecting the concentration of the substance in the solution) </w:delText>
        </w:r>
        <w:r w:rsidR="00CC0E24" w:rsidRPr="00240CAF" w:rsidDel="00AF6930">
          <w:delText xml:space="preserve">and </w:delText>
        </w:r>
        <w:r w:rsidR="003A0405" w:rsidRPr="00240CAF" w:rsidDel="00AF6930">
          <w:delText xml:space="preserve">an </w:delText>
        </w:r>
        <w:r w:rsidR="00CC0E24" w:rsidRPr="00240CAF" w:rsidDel="00AF6930">
          <w:delText xml:space="preserve">electrical </w:delText>
        </w:r>
        <w:r w:rsidR="00A069A5" w:rsidRPr="00240CAF" w:rsidDel="00AF6930">
          <w:delText xml:space="preserve">component </w:delText>
        </w:r>
        <w:r w:rsidR="00944FE7" w:rsidRPr="00240CAF" w:rsidDel="00AF6930">
          <w:delText xml:space="preserve">of the molar energy </w:delText>
        </w:r>
        <w:r w:rsidR="00172FC8" w:rsidRPr="00240CAF" w:rsidDel="00AF6930">
          <w:delText>(</w:delText>
        </w:r>
        <w:r w:rsidR="00CC0E24" w:rsidRPr="00240CAF" w:rsidDel="00AF6930">
          <w:delText xml:space="preserve">in </w:delText>
        </w:r>
        <w:r w:rsidR="00A069A5" w:rsidRPr="00240CAF" w:rsidDel="00AF6930">
          <w:delText xml:space="preserve">the </w:delText>
        </w:r>
        <w:r w:rsidR="00CC0E24" w:rsidRPr="00240CAF" w:rsidDel="00AF6930">
          <w:delText>solution</w:delText>
        </w:r>
        <w:r w:rsidR="00A069A5" w:rsidRPr="00240CAF" w:rsidDel="00AF6930">
          <w:delText xml:space="preserve"> with non-zero electrical potential</w:delText>
        </w:r>
        <w:r w:rsidR="00172FC8" w:rsidRPr="00240CAF" w:rsidDel="00AF6930">
          <w:delText>)</w:delText>
        </w:r>
        <w:r w:rsidR="00CC0E24" w:rsidRPr="00240CAF" w:rsidDel="00AF6930">
          <w:delText xml:space="preserve">. </w:delText>
        </w:r>
        <w:r w:rsidR="003A0405" w:rsidRPr="00240CAF" w:rsidDel="00AF6930">
          <w:delText>The relative energy of the pure substance must be compatible with all tabulated e</w:delText>
        </w:r>
        <w:r w:rsidR="00CC0E24" w:rsidRPr="00240CAF" w:rsidDel="00AF6930">
          <w:delText>quilibrium coefficients</w:delText>
        </w:r>
        <w:r w:rsidR="00A86248" w:rsidRPr="00240CAF" w:rsidDel="00AF6930">
          <w:delText>: f</w:delText>
        </w:r>
        <w:r w:rsidR="00CC0E24" w:rsidRPr="00240CAF" w:rsidDel="00AF6930">
          <w:delText>or example</w:delText>
        </w:r>
        <w:r w:rsidR="00462805" w:rsidRPr="00240CAF" w:rsidDel="00AF6930">
          <w:delText>,</w:delText>
        </w:r>
        <w:r w:rsidR="00CC0E24" w:rsidRPr="00240CAF" w:rsidDel="00AF6930">
          <w:delText xml:space="preserve"> </w:delText>
        </w:r>
        <w:r w:rsidR="00A069A5" w:rsidRPr="00240CAF" w:rsidDel="00AF6930">
          <w:delText>equilibrium coefficients of chemical reactions</w:delText>
        </w:r>
        <w:r w:rsidRPr="00240CAF" w:rsidDel="00AF6930">
          <w:delText xml:space="preserve"> </w:delText>
        </w:r>
        <w:r w:rsidR="003A0405" w:rsidRPr="00240CAF" w:rsidDel="00AF6930">
          <w:delText xml:space="preserve">(as expressed </w:delText>
        </w:r>
        <w:r w:rsidR="00A86248" w:rsidRPr="00240CAF" w:rsidDel="00AF6930">
          <w:delText xml:space="preserve">by the </w:delText>
        </w:r>
        <w:r w:rsidRPr="00240CAF" w:rsidDel="00AF6930">
          <w:delText>free Gibbs energy of the reaction</w:delText>
        </w:r>
        <w:r w:rsidR="003A0405" w:rsidRPr="00240CAF" w:rsidDel="00AF6930">
          <w:delText>)</w:delText>
        </w:r>
        <w:r w:rsidR="00A069A5" w:rsidRPr="00240CAF" w:rsidDel="00AF6930">
          <w:delText xml:space="preserve">, </w:delText>
        </w:r>
        <w:r w:rsidR="003A0405" w:rsidRPr="00240CAF" w:rsidDel="00AF6930">
          <w:delText>Henry’s coefficient for gas dissolution</w:delText>
        </w:r>
        <w:r w:rsidR="00EF3A4E" w:rsidRPr="00240CAF" w:rsidDel="00AF6930">
          <w:delText xml:space="preserve"> equilibrium</w:delText>
        </w:r>
        <w:r w:rsidR="003A0405" w:rsidRPr="00240CAF" w:rsidDel="00AF6930">
          <w:delText>, Raoult’</w:delText>
        </w:r>
        <w:r w:rsidR="00EF3A4E" w:rsidRPr="00240CAF" w:rsidDel="00AF6930">
          <w:delText>s vapor pressure equilibrium</w:delText>
        </w:r>
        <w:r w:rsidR="001A1D65" w:rsidDel="00AF6930">
          <w:delText xml:space="preserve">, standard voltages of redox reactions </w:delText>
        </w:r>
        <w:r w:rsidRPr="00240CAF" w:rsidDel="00AF6930">
          <w:delText xml:space="preserve">and so on. These known relations do not need to be </w:delText>
        </w:r>
        <w:r w:rsidR="00EF3A4E" w:rsidRPr="00240CAF" w:rsidDel="00AF6930">
          <w:delText xml:space="preserve">explicitly </w:delText>
        </w:r>
        <w:r w:rsidRPr="00240CAF" w:rsidDel="00AF6930">
          <w:delText>written in code because the</w:delText>
        </w:r>
        <w:r w:rsidR="00EF3A4E" w:rsidRPr="00240CAF" w:rsidDel="00AF6930">
          <w:delText>y are the results of algebraic manipulation of the implemented relations</w:delText>
        </w:r>
        <w:r w:rsidR="00F63B60" w:rsidRPr="00240CAF" w:rsidDel="00AF6930">
          <w:delText>,</w:delText>
        </w:r>
        <w:r w:rsidR="00EF3A4E" w:rsidRPr="00240CAF" w:rsidDel="00AF6930">
          <w:delText xml:space="preserve"> </w:delText>
        </w:r>
        <w:r w:rsidRPr="00240CAF" w:rsidDel="00AF6930">
          <w:delText xml:space="preserve">as we mathematically proved during development. </w:delText>
        </w:r>
        <w:r w:rsidR="00F63B60" w:rsidRPr="00240CAF" w:rsidDel="00AF6930">
          <w:delText>Therefore,</w:delText>
        </w:r>
        <w:r w:rsidR="00DB5194" w:rsidRPr="00240CAF" w:rsidDel="00AF6930">
          <w:delText xml:space="preserve"> </w:delText>
        </w:r>
        <w:r w:rsidR="00F63B60" w:rsidRPr="00240CAF" w:rsidDel="00AF6930">
          <w:delText xml:space="preserve">in this way </w:delText>
        </w:r>
        <w:r w:rsidR="00DB5194" w:rsidRPr="00240CAF" w:rsidDel="00AF6930">
          <w:delText xml:space="preserve">the </w:delText>
        </w:r>
      </w:del>
      <w:ins w:id="287" w:author="kofrlab" w:date="2015-06-18T13:14:00Z">
        <w:del w:id="288" w:author="Marek Mateják" w:date="2015-07-09T10:34:00Z">
          <w:r w:rsidR="002112D9" w:rsidDel="00AF6930">
            <w:delText>C</w:delText>
          </w:r>
        </w:del>
      </w:ins>
      <w:del w:id="289" w:author="Marek Mateják" w:date="2015-07-09T10:34:00Z">
        <w:r w:rsidR="00F63B60" w:rsidRPr="00240CAF" w:rsidDel="00AF6930">
          <w:delText xml:space="preserve">chemical </w:delText>
        </w:r>
        <w:r w:rsidR="00DB5194" w:rsidRPr="00240CAF" w:rsidDel="00AF6930">
          <w:delText>library married chemical, osmotic, thermal, electric</w:delText>
        </w:r>
        <w:r w:rsidR="0009730D" w:rsidRPr="00240CAF" w:rsidDel="00AF6930">
          <w:delText>al</w:delText>
        </w:r>
      </w:del>
      <w:del w:id="290" w:author="Marek Mateják" w:date="2015-07-09T01:53:00Z">
        <w:r w:rsidR="00DB5194" w:rsidRPr="00240CAF" w:rsidDel="00A353EA">
          <w:delText xml:space="preserve"> and</w:delText>
        </w:r>
      </w:del>
      <w:del w:id="291" w:author="Marek Mateják" w:date="2015-07-09T10:34:00Z">
        <w:r w:rsidR="00DB5194" w:rsidRPr="00240CAF" w:rsidDel="00AF6930">
          <w:delText xml:space="preserve"> mechanic</w:delText>
        </w:r>
        <w:r w:rsidR="0009730D" w:rsidRPr="00240CAF" w:rsidDel="00AF6930">
          <w:delText>al</w:delText>
        </w:r>
        <w:r w:rsidR="00DB5194" w:rsidRPr="00240CAF" w:rsidDel="00AF6930">
          <w:delText xml:space="preserve"> domain</w:delText>
        </w:r>
        <w:r w:rsidR="0009730D" w:rsidRPr="00240CAF" w:rsidDel="00AF6930">
          <w:delText>s</w:delText>
        </w:r>
        <w:r w:rsidR="00DB5194" w:rsidRPr="00240CAF" w:rsidDel="00AF6930">
          <w:delText xml:space="preserve">. </w:delText>
        </w:r>
        <w:r w:rsidR="0009730D" w:rsidRPr="00240CAF" w:rsidDel="00AF6930">
          <w:delText>U</w:delText>
        </w:r>
        <w:r w:rsidR="003A0405" w:rsidRPr="00240CAF" w:rsidDel="00AF6930">
          <w:delText xml:space="preserve">sage of the library </w:delText>
        </w:r>
        <w:r w:rsidR="0009730D" w:rsidRPr="00240CAF" w:rsidDel="00AF6930">
          <w:delText xml:space="preserve">has been </w:delText>
        </w:r>
        <w:r w:rsidR="003A0405" w:rsidRPr="00240CAF" w:rsidDel="00AF6930">
          <w:delText xml:space="preserve">very simplified, because </w:delText>
        </w:r>
        <w:r w:rsidR="0009730D" w:rsidRPr="00240CAF" w:rsidDel="00AF6930">
          <w:delText xml:space="preserve">it is typically possible to build many types of reactions </w:delText>
        </w:r>
        <w:r w:rsidR="00EF3A4E" w:rsidRPr="00240CAF" w:rsidDel="00AF6930">
          <w:delText>with few</w:delText>
        </w:r>
        <w:r w:rsidR="00F72557" w:rsidDel="00AF6930">
          <w:delText xml:space="preserve"> chemical substances -</w:delText>
        </w:r>
        <w:r w:rsidR="003A0405" w:rsidRPr="00240CAF" w:rsidDel="00AF6930">
          <w:delText xml:space="preserve"> </w:delText>
        </w:r>
        <w:r w:rsidR="00F72557" w:rsidDel="00AF6930">
          <w:delText>h</w:delText>
        </w:r>
        <w:r w:rsidR="003A0405" w:rsidRPr="00240CAF" w:rsidDel="00AF6930">
          <w:delText>aving a set of already defined chemical substances</w:delText>
        </w:r>
        <w:r w:rsidR="00176BEA" w:rsidRPr="00240CAF" w:rsidDel="00AF6930">
          <w:delText xml:space="preserve"> allows </w:delText>
        </w:r>
        <w:r w:rsidR="00F72557" w:rsidDel="00AF6930">
          <w:delText>automatic calculati</w:delText>
        </w:r>
        <w:r w:rsidR="00F72557" w:rsidRPr="00240CAF" w:rsidDel="00AF6930">
          <w:delText>on</w:delText>
        </w:r>
        <w:r w:rsidR="00176BEA" w:rsidRPr="00240CAF" w:rsidDel="00AF6930">
          <w:delText xml:space="preserve"> of</w:delText>
        </w:r>
        <w:r w:rsidR="00EF3A4E" w:rsidRPr="00240CAF" w:rsidDel="00AF6930">
          <w:delText xml:space="preserve"> equilibrium coefficient</w:delText>
        </w:r>
        <w:r w:rsidR="00176BEA" w:rsidRPr="00240CAF" w:rsidDel="00AF6930">
          <w:delText xml:space="preserve">s </w:delText>
        </w:r>
        <w:r w:rsidR="00AF5FA9" w:rsidDel="00AF6930">
          <w:delText>of</w:delText>
        </w:r>
        <w:r w:rsidR="00EF3A4E" w:rsidRPr="00240CAF" w:rsidDel="00AF6930">
          <w:delText xml:space="preserve"> </w:delText>
        </w:r>
        <w:r w:rsidR="00F72557" w:rsidDel="00AF6930">
          <w:delText>their chemical process</w:delText>
        </w:r>
        <w:r w:rsidR="00AF5FA9" w:rsidDel="00AF6930">
          <w:delText>es</w:delText>
        </w:r>
        <w:r w:rsidR="00EF3A4E" w:rsidRPr="00240CAF" w:rsidDel="00AF6930">
          <w:delText>. The principle</w:delText>
        </w:r>
        <w:r w:rsidR="002D332A" w:rsidRPr="00240CAF" w:rsidDel="00AF6930">
          <w:delText>s</w:delText>
        </w:r>
        <w:r w:rsidR="00EF3A4E" w:rsidRPr="00240CAF" w:rsidDel="00AF6930">
          <w:delText xml:space="preserve"> </w:delText>
        </w:r>
        <w:r w:rsidR="002D332A" w:rsidRPr="00240CAF" w:rsidDel="00AF6930">
          <w:delText xml:space="preserve">that apply to </w:delText>
        </w:r>
        <w:r w:rsidR="00084603" w:rsidRPr="00240CAF" w:rsidDel="00AF6930">
          <w:delText xml:space="preserve">these </w:delText>
        </w:r>
        <w:r w:rsidR="001A1D65" w:rsidDel="00AF6930">
          <w:delText xml:space="preserve">free </w:delText>
        </w:r>
        <w:r w:rsidR="00084603" w:rsidRPr="00240CAF" w:rsidDel="00AF6930">
          <w:delText xml:space="preserve">Gibbs energies of substances </w:delText>
        </w:r>
        <w:r w:rsidR="00EF3A4E" w:rsidRPr="00240CAF" w:rsidDel="00AF6930">
          <w:delText xml:space="preserve">can </w:delText>
        </w:r>
        <w:r w:rsidR="002D332A" w:rsidRPr="00240CAF" w:rsidDel="00AF6930">
          <w:delText xml:space="preserve">also </w:delText>
        </w:r>
        <w:r w:rsidR="00EF3A4E" w:rsidRPr="00240CAF" w:rsidDel="00AF6930">
          <w:delText xml:space="preserve">be applied to </w:delText>
        </w:r>
        <w:r w:rsidR="001A1D65" w:rsidDel="00AF6930">
          <w:delText xml:space="preserve">free </w:delText>
        </w:r>
        <w:r w:rsidR="00084603" w:rsidRPr="00240CAF" w:rsidDel="00AF6930">
          <w:delText>heat energies (</w:delText>
        </w:r>
        <w:r w:rsidR="001A1D65" w:rsidDel="00AF6930">
          <w:delText xml:space="preserve">free </w:delText>
        </w:r>
        <w:r w:rsidR="00084603" w:rsidRPr="00240CAF" w:rsidDel="00AF6930">
          <w:delText>enthalpies)</w:delText>
        </w:r>
        <w:r w:rsidR="00EF3A4E" w:rsidRPr="00240CAF" w:rsidDel="00AF6930">
          <w:delText xml:space="preserve"> because </w:delText>
        </w:r>
        <w:r w:rsidR="00084603" w:rsidRPr="00240CAF" w:rsidDel="00AF6930">
          <w:delText>the same relation</w:delText>
        </w:r>
        <w:r w:rsidR="00EF3A4E" w:rsidRPr="00240CAF" w:rsidDel="00AF6930">
          <w:delText xml:space="preserve"> </w:delText>
        </w:r>
        <w:r w:rsidR="00243400" w:rsidRPr="00240CAF" w:rsidDel="00AF6930">
          <w:delText xml:space="preserve">— </w:delText>
        </w:r>
        <w:r w:rsidR="00084603" w:rsidRPr="00240CAF" w:rsidDel="00AF6930">
          <w:delText xml:space="preserve">called Hess’ law </w:delText>
        </w:r>
        <w:r w:rsidR="00243400" w:rsidRPr="00240CAF" w:rsidDel="00AF6930">
          <w:delText xml:space="preserve">— exists </w:delText>
        </w:r>
        <w:r w:rsidR="00EF3A4E" w:rsidRPr="00240CAF" w:rsidDel="00AF6930">
          <w:delText>between free enthalp</w:delText>
        </w:r>
        <w:r w:rsidR="00084603" w:rsidRPr="00240CAF" w:rsidDel="00AF6930">
          <w:delText>y</w:delText>
        </w:r>
        <w:r w:rsidR="00EF3A4E" w:rsidRPr="00240CAF" w:rsidDel="00AF6930">
          <w:delText xml:space="preserve"> of chemical processes and relative (free) enthalpies of substances</w:delText>
        </w:r>
        <w:r w:rsidR="00084603" w:rsidRPr="00240CAF" w:rsidDel="00AF6930">
          <w:delText xml:space="preserve"> </w:delText>
        </w:r>
        <w:r w:rsidR="00243400" w:rsidRPr="00240CAF" w:rsidDel="00AF6930">
          <w:delText xml:space="preserve">which are </w:delText>
        </w:r>
        <w:r w:rsidR="00084603" w:rsidRPr="00240CAF" w:rsidDel="00AF6930">
          <w:delText xml:space="preserve">typically tabulated as free molar enthalpies of formation. </w:delText>
        </w:r>
        <w:r w:rsidR="009A2BA3" w:rsidRPr="00240CAF" w:rsidDel="00AF6930">
          <w:delText xml:space="preserve">Therefore, </w:delText>
        </w:r>
        <w:r w:rsidR="00084603" w:rsidRPr="00240CAF" w:rsidDel="00AF6930">
          <w:delText>the user do</w:delText>
        </w:r>
        <w:r w:rsidR="009A2BA3" w:rsidRPr="00240CAF" w:rsidDel="00AF6930">
          <w:delText>es</w:delText>
        </w:r>
        <w:r w:rsidR="00084603" w:rsidRPr="00240CAF" w:rsidDel="00AF6930">
          <w:delText xml:space="preserve"> not </w:delText>
        </w:r>
        <w:r w:rsidR="009A2BA3" w:rsidRPr="00240CAF" w:rsidDel="00AF6930">
          <w:delText xml:space="preserve">even </w:delText>
        </w:r>
        <w:r w:rsidR="00084603" w:rsidRPr="00240CAF" w:rsidDel="00AF6930">
          <w:delText xml:space="preserve">need to set the </w:delText>
        </w:r>
        <w:r w:rsidR="009A2BA3" w:rsidRPr="00240CAF" w:rsidDel="00AF6930">
          <w:delText xml:space="preserve">value of the </w:delText>
        </w:r>
        <w:r w:rsidR="00084603" w:rsidRPr="00240CAF" w:rsidDel="00AF6930">
          <w:delText xml:space="preserve">heat consumed or released from the </w:delText>
        </w:r>
        <w:r w:rsidR="00F72557" w:rsidDel="00AF6930">
          <w:delText>chemical process</w:delText>
        </w:r>
        <w:r w:rsidR="00084603" w:rsidRPr="00240CAF" w:rsidDel="00AF6930">
          <w:delText>,</w:delText>
        </w:r>
        <w:r w:rsidR="009A2BA3" w:rsidRPr="00240CAF" w:rsidDel="00AF6930">
          <w:delText xml:space="preserve"> since</w:delText>
        </w:r>
        <w:r w:rsidR="00084603" w:rsidRPr="00240CAF" w:rsidDel="00AF6930">
          <w:delText xml:space="preserve"> this heat energy is automatically derived from the substance definitions.</w:delText>
        </w:r>
      </w:del>
    </w:p>
    <w:p w:rsidR="00081C4D" w:rsidRPr="00240CAF" w:rsidRDefault="00081C4D" w:rsidP="00037F3F">
      <w:pPr>
        <w:pStyle w:val="BodyTextIndented"/>
      </w:pPr>
      <w:ins w:id="292" w:author="kofrlab" w:date="2015-06-18T22:49:00Z">
        <w:r w:rsidRPr="00081C4D">
          <w:t xml:space="preserve">The library is usable for any chemical or electrochemical process. However, chemical kinetics are not yet seriously </w:t>
        </w:r>
        <w:del w:id="293" w:author="Marek Mateják" w:date="2015-07-09T01:56:00Z">
          <w:r w:rsidRPr="00081C4D" w:rsidDel="00A353EA">
            <w:delText xml:space="preserve">described and </w:delText>
          </w:r>
        </w:del>
        <w:r w:rsidRPr="00081C4D">
          <w:t xml:space="preserve">validated, so the only assumption is, that the equilibrating time of chemical processes is by orders of magintude shorter than of other connected domains. </w:t>
        </w:r>
        <w:del w:id="294"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only. </w:t>
        </w:r>
        <w:del w:id="295" w:author="Marek Mateják" w:date="2015-07-09T01:58:00Z">
          <w:r w:rsidRPr="00081C4D" w:rsidDel="00A353EA">
            <w:delText>No physical validation has been performed, though the example systems in Example package perform just as expected.</w:delText>
          </w:r>
        </w:del>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lastRenderedPageBreak/>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r w:rsidR="008B0F39" w:rsidRPr="00240CAF">
        <w:t>Harned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titration model by Figge-Fencl</w:t>
      </w:r>
      <w:r w:rsidR="00A25C0E" w:rsidRPr="00240CAF">
        <w:t xml:space="preserve"> and </w:t>
      </w:r>
      <w:r w:rsidR="006E7D86" w:rsidRPr="00240CAF">
        <w:t>allosteric models of hemoglobin oxygenation</w:t>
      </w:r>
      <w:r w:rsidR="00886FDD" w:rsidRPr="00240CAF">
        <w:t xml:space="preserve"> by Monod-Wyman-Changeux</w:t>
      </w:r>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We hope,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t>Acknowledgements</w:t>
      </w:r>
    </w:p>
    <w:p w:rsidR="008B0F39" w:rsidRPr="00240CAF" w:rsidRDefault="00F736B4" w:rsidP="00F736B4">
      <w:pPr>
        <w:pStyle w:val="BodyTextIndented"/>
      </w:pPr>
      <w:r w:rsidRPr="00D37CCD">
        <w:t>The authors appreciate the partial funding of this work by PRVOUK P/24/LF1, SVV 260157/2015 and FR Cesnet 551/2014.</w:t>
      </w:r>
    </w:p>
    <w:p w:rsidR="00911FAB" w:rsidRPr="00240CAF" w:rsidRDefault="005F4A8E" w:rsidP="005F4A8E">
      <w:pPr>
        <w:pStyle w:val="AcknowledgementsHeading"/>
      </w:pPr>
      <w:r w:rsidRPr="00240CAF">
        <w:t>References</w:t>
      </w:r>
    </w:p>
    <w:p w:rsidR="00BD37F8" w:rsidRPr="00BD37F8" w:rsidRDefault="004D50DF" w:rsidP="00BD37F8">
      <w:pPr>
        <w:pStyle w:val="EndNoteBibliography"/>
        <w:ind w:left="720" w:hanging="720"/>
      </w:pPr>
      <w:r w:rsidRPr="00240CAF">
        <w:rPr>
          <w:noProof w:val="0"/>
        </w:rPr>
        <w:fldChar w:fldCharType="begin"/>
      </w:r>
      <w:r w:rsidR="00911FAB" w:rsidRPr="00240CAF">
        <w:rPr>
          <w:noProof w:val="0"/>
        </w:rPr>
        <w:instrText xml:space="preserve"> ADDIN EN.REFLIST </w:instrText>
      </w:r>
      <w:r w:rsidRPr="00240CAF">
        <w:rPr>
          <w:noProof w:val="0"/>
        </w:rPr>
        <w:fldChar w:fldCharType="separate"/>
      </w:r>
      <w:r w:rsidR="00BD37F8" w:rsidRPr="00BD37F8">
        <w:t>[1]</w:t>
      </w:r>
      <w:r w:rsidR="00BD37F8" w:rsidRPr="00BD37F8">
        <w:tab/>
        <w:t xml:space="preserve">M. Mateják, "Physiology in Modelica," </w:t>
      </w:r>
      <w:r w:rsidR="00BD37F8" w:rsidRPr="00BD37F8">
        <w:rPr>
          <w:i/>
        </w:rPr>
        <w:t xml:space="preserve">MEFANET Journal, </w:t>
      </w:r>
      <w:r w:rsidR="00BD37F8" w:rsidRPr="00BD37F8">
        <w:t>vol. 2, pp. 10-14, 2014.</w:t>
      </w:r>
    </w:p>
    <w:p w:rsidR="00BD37F8" w:rsidRPr="00BD37F8" w:rsidRDefault="00BD37F8" w:rsidP="00BD37F8">
      <w:pPr>
        <w:pStyle w:val="EndNoteBibliography"/>
        <w:ind w:left="720" w:hanging="720"/>
      </w:pPr>
      <w:r w:rsidRPr="00BD37F8">
        <w:t>[2]</w:t>
      </w:r>
      <w:r w:rsidRPr="00BD37F8">
        <w:tab/>
        <w:t>M. Mateják, T. Kulhánek, J. Šilar, P. Privitzer, F. Ježek, and J. Kofránek, "Physiolibrary - Modelica library for Physiology," presented at the 10th International Modelica Conference, Lund, Sweden, 2014.</w:t>
      </w:r>
    </w:p>
    <w:p w:rsidR="00BD37F8" w:rsidRPr="00BD37F8" w:rsidRDefault="00BD37F8" w:rsidP="00BD37F8">
      <w:pPr>
        <w:pStyle w:val="EndNoteBibliography"/>
        <w:ind w:left="720" w:hanging="720"/>
      </w:pPr>
      <w:r w:rsidRPr="00BD37F8">
        <w:t>[3]</w:t>
      </w:r>
      <w:r w:rsidRPr="00BD37F8">
        <w:tab/>
        <w:t>R. L. Hester, A. J. Brown, L. Husband, R. Iliescu, D. Pruett, R. Summers</w:t>
      </w:r>
      <w:r w:rsidRPr="00BD37F8">
        <w:rPr>
          <w:i/>
        </w:rPr>
        <w:t>, et al.</w:t>
      </w:r>
      <w:r w:rsidRPr="00BD37F8">
        <w:t xml:space="preserve">, "HumMod: a modeling environment for the simulation of integrative human physiology," </w:t>
      </w:r>
      <w:r w:rsidRPr="00BD37F8">
        <w:rPr>
          <w:i/>
        </w:rPr>
        <w:t xml:space="preserve">Frontiers in Physiology, </w:t>
      </w:r>
      <w:r w:rsidRPr="00BD37F8">
        <w:t>vol. 2, 2011.</w:t>
      </w:r>
    </w:p>
    <w:p w:rsidR="00BD37F8" w:rsidRPr="00BD37F8" w:rsidRDefault="00BD37F8" w:rsidP="00BD37F8">
      <w:pPr>
        <w:pStyle w:val="EndNoteBibliography"/>
        <w:ind w:left="720" w:hanging="720"/>
      </w:pPr>
      <w:r w:rsidRPr="00BD37F8">
        <w:t>[4]</w:t>
      </w:r>
      <w:r w:rsidRPr="00BD37F8">
        <w:tab/>
        <w:t xml:space="preserve">J. Kofránek, M. Mateják, and P. Privitzer, "HumMod - large scale physiological model in Modelica," in </w:t>
      </w:r>
      <w:r w:rsidRPr="00BD37F8">
        <w:rPr>
          <w:i/>
        </w:rPr>
        <w:t>8th International Modelica Conference</w:t>
      </w:r>
      <w:r w:rsidRPr="00BD37F8">
        <w:t>, Dresden, Germany, 2011.</w:t>
      </w:r>
    </w:p>
    <w:p w:rsidR="00BD37F8" w:rsidRPr="00BD37F8" w:rsidRDefault="00BD37F8" w:rsidP="00BD37F8">
      <w:pPr>
        <w:pStyle w:val="EndNoteBibliography"/>
        <w:ind w:left="720" w:hanging="720"/>
      </w:pPr>
      <w:r w:rsidRPr="00BD37F8">
        <w:t>[5]</w:t>
      </w:r>
      <w:r w:rsidRPr="00BD37F8">
        <w:tab/>
        <w:t xml:space="preserve">M. Mateják and J. Kofránek, "HumMod–Golem Edition–Rozsáhlý model fyziologických systémů," </w:t>
      </w:r>
      <w:r w:rsidRPr="00BD37F8">
        <w:rPr>
          <w:i/>
        </w:rPr>
        <w:t xml:space="preserve">Medsoft, </w:t>
      </w:r>
      <w:r w:rsidRPr="00BD37F8">
        <w:t>pp. 182-196, 2011.</w:t>
      </w:r>
    </w:p>
    <w:p w:rsidR="00BD37F8" w:rsidRPr="00BD37F8" w:rsidRDefault="00BD37F8" w:rsidP="00BD37F8">
      <w:pPr>
        <w:pStyle w:val="EndNoteBibliography"/>
        <w:ind w:left="720" w:hanging="720"/>
      </w:pPr>
      <w:r w:rsidRPr="00BD37F8">
        <w:t>[6]</w:t>
      </w:r>
      <w:r w:rsidRPr="00BD37F8">
        <w:tab/>
        <w:t xml:space="preserve">T. Kulhánek, J. Šilar, M. Mateják, P. Privitzer, J. Kofránek, and M. Tribula, "Distributed computation and parameter estimation in identification of physiological systems," in </w:t>
      </w:r>
      <w:r w:rsidRPr="00BD37F8">
        <w:rPr>
          <w:i/>
        </w:rPr>
        <w:t>VPH conference</w:t>
      </w:r>
      <w:r w:rsidRPr="00BD37F8">
        <w:t>, 2010.</w:t>
      </w:r>
    </w:p>
    <w:p w:rsidR="00BD37F8" w:rsidRPr="00BD37F8" w:rsidRDefault="00BD37F8" w:rsidP="00BD37F8">
      <w:pPr>
        <w:pStyle w:val="EndNoteBibliography"/>
        <w:ind w:left="720" w:hanging="720"/>
      </w:pPr>
      <w:r w:rsidRPr="00BD37F8">
        <w:t>[7]</w:t>
      </w:r>
      <w:r w:rsidRPr="00BD37F8">
        <w:tab/>
        <w:t xml:space="preserve">F. Casella, M. Otter, K. Proelss, C. Richter, and H. Tummescheit, "The Modelica Fluid and Media library for modeling of incompressible and compressible thermo-fluid pipe networks," in </w:t>
      </w:r>
      <w:r w:rsidRPr="00BD37F8">
        <w:rPr>
          <w:i/>
        </w:rPr>
        <w:t>Proceedings of the Modelica Conference</w:t>
      </w:r>
      <w:r w:rsidRPr="00BD37F8">
        <w:t>, 2006, pp. 631-640.</w:t>
      </w:r>
    </w:p>
    <w:p w:rsidR="00BD37F8" w:rsidRPr="00BD37F8" w:rsidRDefault="00BD37F8" w:rsidP="00BD37F8">
      <w:pPr>
        <w:pStyle w:val="EndNoteBibliography"/>
        <w:ind w:left="720" w:hanging="720"/>
      </w:pPr>
      <w:r w:rsidRPr="00BD37F8">
        <w:lastRenderedPageBreak/>
        <w:t>[8]</w:t>
      </w:r>
      <w:r w:rsidRPr="00BD37F8">
        <w:tab/>
        <w:t>R. G. Mortimer, "Physical Chemistry (Third Edition)," R. G. Mortimer, Ed., ed. Burlington: Academic Press, 2008, pp. 1-1385.</w:t>
      </w:r>
    </w:p>
    <w:p w:rsidR="00BD37F8" w:rsidRPr="00BD37F8" w:rsidRDefault="00BD37F8" w:rsidP="00BD37F8">
      <w:pPr>
        <w:pStyle w:val="EndNoteBibliography"/>
        <w:ind w:left="720" w:hanging="720"/>
      </w:pPr>
      <w:r w:rsidRPr="00BD37F8">
        <w:t>[9]</w:t>
      </w:r>
      <w:r w:rsidRPr="00BD37F8">
        <w:tab/>
        <w:t xml:space="preserve">F. G. Donnan, "Theorie der Membrangleichgewichte und Membranpotentiale bei Vorhandensein von nicht dialysierenden Elektrolyten. Ein Beitrag zur physikalisch-chemischen Physiologie," </w:t>
      </w:r>
      <w:r w:rsidRPr="00BD37F8">
        <w:rPr>
          <w:i/>
        </w:rPr>
        <w:t xml:space="preserve">Zeitschrift für Elektrochemie und angewandte physikalische Chemie, </w:t>
      </w:r>
      <w:r w:rsidRPr="00BD37F8">
        <w:t>vol. 17, pp. 572-581, 1911.</w:t>
      </w:r>
    </w:p>
    <w:p w:rsidR="00BD37F8" w:rsidRPr="00BD37F8" w:rsidRDefault="00BD37F8" w:rsidP="00BD37F8">
      <w:pPr>
        <w:pStyle w:val="EndNoteBibliography"/>
        <w:ind w:left="720" w:hanging="720"/>
      </w:pPr>
      <w:r w:rsidRPr="00BD37F8">
        <w:t>[10]</w:t>
      </w:r>
      <w:r w:rsidRPr="00BD37F8">
        <w:tab/>
        <w:t xml:space="preserve">M. Mateják, T. Kulhánek, and S. Matoušek, "Adair-based hemoglobin equilibrium with oxygen, carbon dioxide and hydrogen ion activity," </w:t>
      </w:r>
      <w:r w:rsidRPr="00BD37F8">
        <w:rPr>
          <w:i/>
        </w:rPr>
        <w:t xml:space="preserve">Scandinavian Journal of Clinical and Laboratory Investigation, </w:t>
      </w:r>
      <w:r w:rsidRPr="00BD37F8">
        <w:t>vol. 75, pp. 113-120, 2015/02/17 2015.</w:t>
      </w:r>
    </w:p>
    <w:p w:rsidR="00BD37F8" w:rsidRPr="00BD37F8" w:rsidRDefault="00BD37F8" w:rsidP="00BD37F8">
      <w:pPr>
        <w:pStyle w:val="EndNoteBibliography"/>
        <w:ind w:left="720" w:hanging="720"/>
      </w:pPr>
      <w:r w:rsidRPr="00BD37F8">
        <w:t>[11]</w:t>
      </w:r>
      <w:r w:rsidRPr="00BD37F8">
        <w:tab/>
        <w:t xml:space="preserve">M. M. Gedde and W. H. Huestis, "Membrane potential and human erythrocyte shape," </w:t>
      </w:r>
      <w:r w:rsidRPr="00BD37F8">
        <w:rPr>
          <w:i/>
        </w:rPr>
        <w:t xml:space="preserve">Biophysical journal, </w:t>
      </w:r>
      <w:r w:rsidRPr="00BD37F8">
        <w:t>vol. 72, p. 1220, 1997.</w:t>
      </w:r>
    </w:p>
    <w:p w:rsidR="00BD37F8" w:rsidRPr="00BD37F8" w:rsidRDefault="00BD37F8" w:rsidP="00BD37F8">
      <w:pPr>
        <w:pStyle w:val="EndNoteBibliography"/>
        <w:ind w:left="720" w:hanging="720"/>
      </w:pPr>
      <w:r w:rsidRPr="00BD37F8">
        <w:t>[12]</w:t>
      </w:r>
      <w:r w:rsidRPr="00BD37F8">
        <w:tab/>
        <w:t xml:space="preserve">J. E. Raftos, B. T. Bulliman, and P. W. Kuchel, "Evaluation of an electrochemical model of erythrocyte pH buffering using 31P nuclear magnetic resonance data," </w:t>
      </w:r>
      <w:r w:rsidRPr="00BD37F8">
        <w:rPr>
          <w:i/>
        </w:rPr>
        <w:t xml:space="preserve">The Journal of general physiology, </w:t>
      </w:r>
      <w:r w:rsidRPr="00BD37F8">
        <w:t>vol. 95, pp. 1183-1204, 1990.</w:t>
      </w:r>
    </w:p>
    <w:p w:rsidR="00137FA9" w:rsidRPr="00240CAF" w:rsidRDefault="004D50DF" w:rsidP="005C7512">
      <w:pPr>
        <w:pStyle w:val="BodyTextIndented"/>
        <w:spacing w:before="120"/>
        <w:ind w:firstLine="0"/>
      </w:pPr>
      <w:r w:rsidRPr="00240CAF">
        <w:fldChar w:fldCharType="end"/>
      </w:r>
      <w:r w:rsidR="00137FA9" w:rsidRPr="00240CAF">
        <w:rPr>
          <w:rStyle w:val="FigureCaptionChar"/>
        </w:rPr>
        <w:t xml:space="preserve"> </w:t>
      </w:r>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459" w:rsidRDefault="00BB4459">
      <w:r>
        <w:separator/>
      </w:r>
    </w:p>
  </w:endnote>
  <w:endnote w:type="continuationSeparator" w:id="0">
    <w:p w:rsidR="00BB4459" w:rsidRDefault="00BB44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459" w:rsidRDefault="00BB4459">
      <w:r>
        <w:separator/>
      </w:r>
    </w:p>
  </w:footnote>
  <w:footnote w:type="continuationSeparator" w:id="0">
    <w:p w:rsidR="00BB4459" w:rsidRDefault="00BB44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E5A48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0669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A82C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EC0F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4E06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15:restartNumberingAfterBreak="0">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15:restartNumberingAfterBreak="0">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15:restartNumberingAfterBreak="0">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fzp9txovfw59ezxsmv2dxytdwvzexpew95&quot;&gt;References&lt;record-ids&gt;&lt;item&gt;103&lt;/item&gt;&lt;item&gt;105&lt;/item&gt;&lt;item&gt;127&lt;/item&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68EC"/>
    <w:rsid w:val="00261773"/>
    <w:rsid w:val="00267597"/>
    <w:rsid w:val="002707F6"/>
    <w:rsid w:val="00276538"/>
    <w:rsid w:val="0027722D"/>
    <w:rsid w:val="00277253"/>
    <w:rsid w:val="002776FB"/>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129E"/>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3DD3"/>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6930"/>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459"/>
    <w:rsid w:val="00BB4BF4"/>
    <w:rsid w:val="00BB4CC3"/>
    <w:rsid w:val="00BB5F81"/>
    <w:rsid w:val="00BC005F"/>
    <w:rsid w:val="00BC1C7B"/>
    <w:rsid w:val="00BC2158"/>
    <w:rsid w:val="00BC2870"/>
    <w:rsid w:val="00BC2F58"/>
    <w:rsid w:val="00BC40F3"/>
    <w:rsid w:val="00BC534B"/>
    <w:rsid w:val="00BC5D0F"/>
    <w:rsid w:val="00BC6CCF"/>
    <w:rsid w:val="00BD0BF5"/>
    <w:rsid w:val="00BD1BAD"/>
    <w:rsid w:val="00BD236F"/>
    <w:rsid w:val="00BD37F8"/>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4194"/>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41856"/>
    <w:rsid w:val="00E4413F"/>
    <w:rsid w:val="00E443E2"/>
    <w:rsid w:val="00E444AF"/>
    <w:rsid w:val="00E4517D"/>
    <w:rsid w:val="00E454B9"/>
    <w:rsid w:val="00E456E5"/>
    <w:rsid w:val="00E461E0"/>
    <w:rsid w:val="00E463A9"/>
    <w:rsid w:val="00E46710"/>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EF7BC2"/>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5:docId w15:val="{ED2B0564-BDE7-4125-B34E-8DD4183E9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lo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01803-46DD-46ED-8EC3-A06BBB74E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8</Pages>
  <Words>6975</Words>
  <Characters>39758</Characters>
  <Application>Microsoft Office Word</Application>
  <DocSecurity>0</DocSecurity>
  <Lines>331</Lines>
  <Paragraphs>93</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46640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Marek Mateják</cp:lastModifiedBy>
  <cp:revision>23</cp:revision>
  <cp:lastPrinted>2015-05-25T10:14:00Z</cp:lastPrinted>
  <dcterms:created xsi:type="dcterms:W3CDTF">2015-05-20T16:48:00Z</dcterms:created>
  <dcterms:modified xsi:type="dcterms:W3CDTF">2015-07-09T09:22:00Z</dcterms:modified>
</cp:coreProperties>
</file>