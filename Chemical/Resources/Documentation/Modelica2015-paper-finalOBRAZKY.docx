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1EDA" w14:textId="77777777" w:rsidR="00113BB8" w:rsidRPr="00404767" w:rsidRDefault="007E0D4D" w:rsidP="00113BB8">
      <w:pPr>
        <w:pStyle w:val="Nzev"/>
      </w:pPr>
      <w:r w:rsidRPr="00240CAF">
        <w:t xml:space="preserve">Free Modelica Library for </w:t>
      </w:r>
      <w:ins w:id="0" w:author="Marek Mateják" w:date="2015-05-21T03:07:00Z">
        <w:r w:rsidR="0045457F">
          <w:t xml:space="preserve">Chemical and </w:t>
        </w:r>
      </w:ins>
      <w:r w:rsidRPr="00240CAF">
        <w:t>Electrochemical Processes</w:t>
      </w:r>
    </w:p>
    <w:p w14:paraId="71C772D3" w14:textId="77777777" w:rsidR="00113BB8" w:rsidRPr="00404767" w:rsidRDefault="00113BB8" w:rsidP="00404767">
      <w:pPr>
        <w:pStyle w:val="Podtitul"/>
        <w:jc w:val="center"/>
      </w:pPr>
      <w:r>
        <w:t>Chemical 1.1.0</w:t>
      </w:r>
    </w:p>
    <w:p w14:paraId="0B8CFC7F" w14:textId="77777777"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14:paraId="3ABF40B8" w14:textId="77777777"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14:paraId="5622AF9B" w14:textId="77777777" w:rsidR="00000FA3" w:rsidRPr="00240CAF" w:rsidRDefault="00744E0D" w:rsidP="00744E0D">
      <w:pPr>
        <w:pStyle w:val="Affliation"/>
      </w:pPr>
      <w:r w:rsidRPr="00240CAF">
        <w:t xml:space="preserve"> </w:t>
      </w:r>
      <w:r w:rsidR="00000FA3" w:rsidRPr="00240CAF">
        <w:t>U Nemocnice 5, Prague 2, 128 53, Czech Republic</w:t>
      </w:r>
    </w:p>
    <w:p w14:paraId="0BB7A235" w14:textId="77777777"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14:paraId="1ED67704" w14:textId="77777777" w:rsidR="00000FA3" w:rsidRPr="00240CAF" w:rsidRDefault="00000FA3" w:rsidP="00000FA3">
      <w:pPr>
        <w:pStyle w:val="Affliation"/>
      </w:pPr>
      <w:r w:rsidRPr="00240CAF">
        <w:t>Technicka 2, Prague 6</w:t>
      </w:r>
    </w:p>
    <w:p w14:paraId="24A08AEE" w14:textId="77777777" w:rsidR="00000FA3" w:rsidRPr="00240CAF" w:rsidRDefault="00000FA3" w:rsidP="00000FA3">
      <w:pPr>
        <w:pStyle w:val="Affliation"/>
      </w:pPr>
    </w:p>
    <w:p w14:paraId="3DFE81F6" w14:textId="77777777"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14:paraId="67CC885E" w14:textId="77777777" w:rsidR="006C52C4" w:rsidRPr="00240CAF" w:rsidRDefault="006C52C4" w:rsidP="00744E0D">
      <w:pPr>
        <w:pStyle w:val="Affliation"/>
      </w:pPr>
    </w:p>
    <w:p w14:paraId="2C985B5C" w14:textId="77777777" w:rsidR="00744E0D" w:rsidRPr="00240CAF" w:rsidRDefault="00744E0D" w:rsidP="00744E0D">
      <w:pPr>
        <w:pStyle w:val="Affliation"/>
      </w:pPr>
    </w:p>
    <w:p w14:paraId="6BF5B0C3" w14:textId="77777777" w:rsidR="00744E0D" w:rsidRPr="00240CAF" w:rsidRDefault="00744E0D" w:rsidP="00744E0D">
      <w:pPr>
        <w:pStyle w:val="Affliation"/>
      </w:pPr>
    </w:p>
    <w:p w14:paraId="4B8B0899" w14:textId="77777777"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14:paraId="2FD5B4D1" w14:textId="77777777" w:rsidR="006C52C4" w:rsidRPr="00240CAF" w:rsidRDefault="006C52C4" w:rsidP="006C52C4">
      <w:pPr>
        <w:pStyle w:val="AbstractHeading"/>
      </w:pPr>
      <w:r w:rsidRPr="00240CAF">
        <w:lastRenderedPageBreak/>
        <w:t>Abstract</w:t>
      </w:r>
    </w:p>
    <w:p w14:paraId="34868A99" w14:textId="414DF3A9" w:rsidR="008261F8" w:rsidRPr="00240CAF" w:rsidRDefault="00F95A94" w:rsidP="0044446B">
      <w:pPr>
        <w:pStyle w:val="Body"/>
      </w:pPr>
      <w:bookmarkStart w:id="1" w:name="_GoBack"/>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It describes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 through</w:t>
      </w:r>
      <w:r w:rsidR="009B6909" w:rsidRPr="00240CAF">
        <w:t xml:space="preserve"> thermal, mechanical and electrical components of Modelica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w:t>
      </w:r>
      <w:del w:id="2" w:author="Marek Mateják" w:date="2015-05-21T03:29:00Z">
        <w:r w:rsidR="00C55CCA" w:rsidRPr="00240CAF" w:rsidDel="000B5215">
          <w:delText xml:space="preserve">three </w:delText>
        </w:r>
      </w:del>
      <w:r w:rsidR="00C55CCA" w:rsidRPr="00240CAF">
        <w:t>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bookmarkEnd w:id="1"/>
    <w:p w14:paraId="287FCCCD" w14:textId="77777777"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14:paraId="49E0974F" w14:textId="77777777" w:rsidR="008261F8" w:rsidRPr="00240CAF" w:rsidRDefault="00031D48" w:rsidP="009F3467">
      <w:pPr>
        <w:pStyle w:val="Nadpis1"/>
      </w:pPr>
      <w:r w:rsidRPr="00240CAF">
        <w:t>Introduction</w:t>
      </w:r>
    </w:p>
    <w:p w14:paraId="48198C70" w14:textId="77777777" w:rsidR="009B6909" w:rsidRPr="00240CAF" w:rsidRDefault="009B6909" w:rsidP="009B6909">
      <w:pPr>
        <w:pStyle w:val="Body"/>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3E38B9" w:rsidRPr="00240CAF">
        <w:fldChar w:fldCharType="begin"/>
      </w:r>
      <w:r w:rsidR="007E0D4D" w:rsidRPr="00240CAF">
        <w:instrText xml:space="preserve"> ADDIN EN.CITE &lt;EndNote&gt;&lt;Cite&gt;&lt;Author&gt;Mateják&lt;/Author&gt;&lt;Year&gt;2014&lt;/Year&gt;&lt;RecNum&gt;25&lt;/RecNum&gt;&lt;DisplayText&gt;(Mateják, 2014; Mateják, et al., 2014)&lt;/DisplayText&gt;&lt;record&gt;&lt;rec-number&gt;25&lt;/rec-number&gt;&lt;foreign-keys&gt;&lt;key app="EN" db-id="tpeafdapvptwfrexa5e502py0tzdtxtzvwwx" timestamp="1421604372"&gt;25&lt;/key&gt;&lt;/foreign-keys&gt;&lt;ref-type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periodical&gt;&lt;pages&gt;10-14&lt;/pages&gt;&lt;volume&gt;2&lt;/volume&gt;&lt;number&gt;1&lt;/number&gt;&lt;dates&gt;&lt;year&gt;2014&lt;/year&gt;&lt;/dates&gt;&lt;isbn&gt;1805-9171&lt;/isbn&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3E38B9" w:rsidRPr="00240CAF">
        <w:fldChar w:fldCharType="separate"/>
      </w:r>
      <w:r w:rsidR="007E0D4D" w:rsidRPr="00240CAF">
        <w:t>(Mateják, 2014; Mateják, et al., 2014)</w:t>
      </w:r>
      <w:r w:rsidR="003E38B9"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 </w:instrText>
      </w:r>
      <w:r w:rsidR="003E38B9"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EN.CITE.DATA </w:instrText>
      </w:r>
      <w:r w:rsidR="003E38B9" w:rsidRPr="00240CAF">
        <w:fldChar w:fldCharType="end"/>
      </w:r>
      <w:r w:rsidR="003E38B9" w:rsidRPr="00240CAF">
        <w:fldChar w:fldCharType="separate"/>
      </w:r>
      <w:r w:rsidR="007E0D4D" w:rsidRPr="00240CAF">
        <w:t>(Hester, et al., 2011; Kofránek, et al., 2011; Mateják and Kofránek, 2011)</w:t>
      </w:r>
      <w:r w:rsidR="003E38B9"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3E38B9" w:rsidRPr="00240CAF">
        <w:fldChar w:fldCharType="begin"/>
      </w:r>
      <w:r w:rsidR="005F4A8E" w:rsidRPr="00240CAF">
        <w:instrText xml:space="preserve"> ADDIN EN.CITE &lt;EndNote&gt;&lt;Cite&gt;&lt;Author&gt;Kulhánek&lt;/Author&gt;&lt;Year&gt;2010&lt;/Year&gt;&lt;RecNum&gt;25&lt;/RecNum&gt;&lt;DisplayText&gt;(Kulhánek, et al., 2010)&lt;/DisplayText&gt;&lt;record&gt;&lt;rec-number&gt;25&lt;/rec-number&gt;&lt;foreign-keys&gt;&lt;key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3E38B9" w:rsidRPr="00240CAF">
        <w:fldChar w:fldCharType="separate"/>
      </w:r>
      <w:r w:rsidR="005F4A8E" w:rsidRPr="00240CAF">
        <w:t>(Kulhánek, et al., 2010)</w:t>
      </w:r>
      <w:r w:rsidR="003E38B9"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lastRenderedPageBreak/>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r w:rsidR="00FD0987" w:rsidRPr="00240CAF">
        <w:t>T</w:t>
      </w:r>
      <w:r w:rsidRPr="00240CAF">
        <w:t xml:space="preserve">he </w:t>
      </w:r>
      <w:r w:rsidR="00232970" w:rsidRPr="00240CAF">
        <w:t>new</w:t>
      </w:r>
      <w:r w:rsidRPr="00240CAF">
        <w:t xml:space="preserve"> library</w:t>
      </w:r>
      <w:r w:rsidR="00232970" w:rsidRPr="00240CAF">
        <w:t xml:space="preserve"> starts</w:t>
      </w:r>
      <w:r w:rsidRPr="00240CAF">
        <w:t xml:space="preserve"> </w:t>
      </w:r>
      <w:r w:rsidR="00232970" w:rsidRPr="00240CAF">
        <w:t xml:space="preserve">to </w:t>
      </w:r>
      <w:r w:rsidRPr="00240CAF">
        <w:t>theoretically describe</w:t>
      </w:r>
      <w:r w:rsidR="00232970" w:rsidRPr="00240CAF">
        <w:t xml:space="preserve"> these processes</w:t>
      </w:r>
      <w:r w:rsidRPr="00240CAF">
        <w:t xml:space="preserve"> in more </w:t>
      </w:r>
      <w:r w:rsidR="00FD0987" w:rsidRPr="00240CAF">
        <w:t xml:space="preserve">detail, </w:t>
      </w:r>
      <w:r w:rsidRPr="00240CAF">
        <w:t xml:space="preserve">using </w:t>
      </w:r>
      <w:r w:rsidR="00FD0987" w:rsidRPr="00240CAF">
        <w:t xml:space="preserve">latest </w:t>
      </w:r>
      <w:r w:rsidRPr="00240CAF">
        <w:t xml:space="preserve">modern </w:t>
      </w:r>
      <w:r w:rsidR="00FD0987" w:rsidRPr="00240CAF">
        <w:t xml:space="preserve">and </w:t>
      </w:r>
      <w:r w:rsidRPr="00240CAF">
        <w:t>fundamental relations of thermodynamics and physical chemistry</w:t>
      </w:r>
      <w:r w:rsidR="0038345F">
        <w:t xml:space="preserve"> such as in textbook by</w:t>
      </w:r>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Pr="00240CAF">
        <w:t xml:space="preserve">. 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3E38B9" w:rsidRPr="00240CAF">
        <w:fldChar w:fldCharType="begin"/>
      </w:r>
      <w:r w:rsidR="005F4A8E" w:rsidRPr="00240CAF">
        <w:instrText xml:space="preserve"> ADDIN EN.CITE &lt;EndNote&gt;&lt;Cite&gt;&lt;Author&gt;Casella&lt;/Author&gt;&lt;Year&gt;2006&lt;/Year&gt;&lt;RecNum&gt;152&lt;/RecNum&gt;&lt;DisplayText&gt;(Casella, et al., 2006)&lt;/DisplayText&gt;&lt;record&gt;&lt;rec-number&gt;152&lt;/rec-number&gt;&lt;foreign-keys&gt;&lt;key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3E38B9" w:rsidRPr="00240CAF">
        <w:fldChar w:fldCharType="separate"/>
      </w:r>
      <w:r w:rsidR="005F4A8E" w:rsidRPr="00240CAF">
        <w:t>(Casella, et al., 2006)</w:t>
      </w:r>
      <w:r w:rsidR="003E38B9" w:rsidRPr="00240CAF">
        <w:fldChar w:fldCharType="end"/>
      </w:r>
      <w:r w:rsidRPr="00240CAF">
        <w:t xml:space="preserve"> because stream constructs move the substances only in </w:t>
      </w:r>
      <w:r w:rsidR="001D57FC" w:rsidRPr="00240CAF">
        <w:t xml:space="preserve">the </w:t>
      </w:r>
      <w:r w:rsidRPr="00240CAF">
        <w:t>direction of the main</w:t>
      </w:r>
      <w:r w:rsidR="006B3BF6" w:rsidRPr="00240CAF">
        <w:t xml:space="preserve"> solution</w:t>
      </w:r>
      <w:r w:rsidRPr="00240CAF">
        <w:t xml:space="preserve"> stream.</w:t>
      </w:r>
    </w:p>
    <w:p w14:paraId="172D7D41" w14:textId="77777777" w:rsidR="007D1677" w:rsidRDefault="009B6909" w:rsidP="006B15F8">
      <w:pPr>
        <w:pStyle w:val="BodyTextIndented"/>
        <w:rPr>
          <w:ins w:id="3" w:author="kofrlab" w:date="2015-05-20T23:23:00Z"/>
        </w:rPr>
      </w:pPr>
      <w:r w:rsidRPr="00240CAF">
        <w:t xml:space="preserve">This new chemical library </w:t>
      </w:r>
      <w:r w:rsidR="00EC55E1" w:rsidRPr="00240CAF">
        <w:t xml:space="preserve">is more suited to understanding </w:t>
      </w:r>
      <w:r w:rsidRPr="00240CAF">
        <w:t xml:space="preserve">the detailed </w:t>
      </w:r>
      <w:r w:rsidR="00232970" w:rsidRPr="00240CAF">
        <w:t>electro</w:t>
      </w:r>
      <w:r w:rsidRPr="00240CAF">
        <w:t xml:space="preserve">chemical environment of human cells and cellular </w:t>
      </w:r>
      <w:r w:rsidR="00232970" w:rsidRPr="00240CAF">
        <w:t>electro</w:t>
      </w:r>
      <w:r w:rsidRPr="00240CAF">
        <w:t xml:space="preserve">chemical processes, </w:t>
      </w:r>
      <w:r w:rsidR="00EC55E1" w:rsidRPr="00240CAF">
        <w:t xml:space="preserve">at task at which </w:t>
      </w:r>
      <w:r w:rsidRPr="00240CAF">
        <w:t>the Physiolibrary failed. For example</w:t>
      </w:r>
      <w:r w:rsidR="00EC55E1" w:rsidRPr="00240CAF">
        <w:t>,</w:t>
      </w:r>
      <w:r w:rsidRPr="00240CAF">
        <w:t xml:space="preserve"> we found that the</w:t>
      </w:r>
      <w:r w:rsidR="00503952" w:rsidRPr="00240CAF">
        <w:t xml:space="preserve"> equilibrium of osmolarities (as validated and verified for macroscopic and capillary membranes) </w:t>
      </w:r>
      <w:r w:rsidRPr="00240CAF">
        <w:t>was not in good agreement with measured data</w:t>
      </w:r>
      <w:r w:rsidR="00827877" w:rsidRPr="00240CAF">
        <w:t xml:space="preserve"> </w:t>
      </w:r>
      <w:r w:rsidR="00A96D0B" w:rsidRPr="00240CAF">
        <w:t>of</w:t>
      </w:r>
      <w:r w:rsidR="00827877" w:rsidRPr="00240CAF">
        <w:t xml:space="preserve"> cellular membrane</w:t>
      </w:r>
      <w:r w:rsidR="00A96D0B" w:rsidRPr="00240CAF">
        <w:t>s</w:t>
      </w:r>
      <w:r w:rsidRPr="00240CAF">
        <w:t>. The</w:t>
      </w:r>
      <w:r w:rsidR="00503952" w:rsidRPr="00240CAF">
        <w:t xml:space="preserve"> real</w:t>
      </w:r>
      <w:r w:rsidRPr="00240CAF">
        <w:t xml:space="preserve"> data </w:t>
      </w:r>
      <w:r w:rsidR="00503952" w:rsidRPr="00240CAF">
        <w:t>of</w:t>
      </w:r>
      <w:r w:rsidR="006241AB" w:rsidRPr="00240CAF">
        <w:t xml:space="preserve"> human blood</w:t>
      </w:r>
      <w:r w:rsidR="00503952" w:rsidRPr="00240CAF">
        <w:t xml:space="preserve"> </w:t>
      </w:r>
      <w:r w:rsidR="00FB4F76" w:rsidRPr="00240CAF">
        <w:t xml:space="preserve">include the </w:t>
      </w:r>
      <w:r w:rsidR="00503952" w:rsidRPr="00240CAF">
        <w:t>total molarity of plasma</w:t>
      </w:r>
      <w:r w:rsidRPr="00240CAF">
        <w:t xml:space="preserve"> </w:t>
      </w:r>
      <w:r w:rsidR="00FB4F76" w:rsidRPr="00240CAF">
        <w:t xml:space="preserve">at </w:t>
      </w:r>
      <w:r w:rsidRPr="00240CAF">
        <w:t xml:space="preserve">289 mmol/L and </w:t>
      </w:r>
      <w:r w:rsidR="00FB4F76" w:rsidRPr="00240CAF">
        <w:t xml:space="preserve">the </w:t>
      </w:r>
      <w:r w:rsidRPr="00240CAF">
        <w:t>molarity of intracellular space</w:t>
      </w:r>
      <w:r w:rsidR="00503952" w:rsidRPr="00240CAF">
        <w:t xml:space="preserve"> of erythrocytes</w:t>
      </w:r>
      <w:r w:rsidR="00FB4F76" w:rsidRPr="00240CAF">
        <w:t xml:space="preserve"> at</w:t>
      </w:r>
      <w:r w:rsidRPr="00240CAF">
        <w:t xml:space="preserve"> 207 mmol/L at osmotic equilibrium</w:t>
      </w:r>
      <w:r w:rsidR="00FB4F76" w:rsidRPr="00240CAF">
        <w:t>,</w:t>
      </w:r>
      <w:r w:rsidR="006241AB" w:rsidRPr="00240CAF">
        <w:t xml:space="preserve"> as presented </w:t>
      </w:r>
      <w:r w:rsidR="007E0D4D" w:rsidRPr="00240CAF">
        <w:t xml:space="preserve">by </w:t>
      </w:r>
      <w:r w:rsidR="003E38B9" w:rsidRPr="00240CAF">
        <w:fldChar w:fldCharType="begin"/>
      </w:r>
      <w:r w:rsidR="005F4A8E"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F4A8E" w:rsidRPr="00240CAF">
        <w:t>(Raftos, et al., 1990)</w:t>
      </w:r>
      <w:r w:rsidR="003E38B9" w:rsidRPr="00240CAF">
        <w:fldChar w:fldCharType="end"/>
      </w:r>
      <w:r w:rsidRPr="00240CAF">
        <w:t>.</w:t>
      </w:r>
      <w:r w:rsidR="00503952" w:rsidRPr="00240CAF">
        <w:t xml:space="preserve"> These values are definitely not the same</w:t>
      </w:r>
      <w:r w:rsidR="004E5483" w:rsidRPr="00240CAF">
        <w:t>,</w:t>
      </w:r>
      <w:r w:rsidR="00503952" w:rsidRPr="00240CAF">
        <w:t xml:space="preserve"> and t</w:t>
      </w:r>
      <w:r w:rsidRPr="00240CAF">
        <w:t xml:space="preserve">he explanation </w:t>
      </w:r>
      <w:r w:rsidR="004E5483" w:rsidRPr="00240CAF">
        <w:t xml:space="preserve">for </w:t>
      </w:r>
      <w:r w:rsidRPr="00240CAF">
        <w:t xml:space="preserve">these disproportions </w:t>
      </w:r>
      <w:r w:rsidR="00760BD5">
        <w:t>can be found in</w:t>
      </w:r>
      <w:r w:rsidR="00C24018" w:rsidRPr="00240CAF">
        <w:t xml:space="preserve"> </w:t>
      </w:r>
      <w:r w:rsidRPr="00240CAF">
        <w:t>physical chemistry</w:t>
      </w:r>
      <w:r w:rsidR="006241AB"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503952" w:rsidRPr="00240CAF">
        <w:t>.</w:t>
      </w:r>
      <w:r w:rsidR="00717C9A" w:rsidRPr="00240CAF">
        <w:t xml:space="preserve"> </w:t>
      </w:r>
      <w:r w:rsidR="00C24018" w:rsidRPr="00240CAF">
        <w:t>However,</w:t>
      </w:r>
      <w:r w:rsidR="00717C9A" w:rsidRPr="00240CAF">
        <w:t xml:space="preserve"> </w:t>
      </w:r>
      <w:r w:rsidR="00C24018" w:rsidRPr="00240CAF">
        <w:t xml:space="preserve">when </w:t>
      </w:r>
      <w:r w:rsidR="00717C9A" w:rsidRPr="00240CAF">
        <w:t xml:space="preserve">the electrochemical potential from </w:t>
      </w:r>
      <w:r w:rsidR="00C24018" w:rsidRPr="00240CAF">
        <w:t xml:space="preserve">the </w:t>
      </w:r>
      <w:r w:rsidR="00717C9A" w:rsidRPr="00240CAF">
        <w:t xml:space="preserve">original data </w:t>
      </w:r>
      <w:r w:rsidR="00C24018" w:rsidRPr="00240CAF">
        <w:t xml:space="preserve">was </w:t>
      </w:r>
      <w:r w:rsidR="00717C9A" w:rsidRPr="00240CAF">
        <w:t>calculated</w:t>
      </w:r>
      <w:r w:rsidR="00C24018" w:rsidRPr="00240CAF">
        <w:t>,</w:t>
      </w:r>
      <w:r w:rsidR="00717C9A" w:rsidRPr="00240CAF">
        <w:t xml:space="preserve"> it was found that electrochemical potential is in equilibrium instead of </w:t>
      </w:r>
      <w:r w:rsidR="001521CD" w:rsidRPr="00240CAF">
        <w:t xml:space="preserve">a state of </w:t>
      </w:r>
      <w:r w:rsidR="00717C9A" w:rsidRPr="00240CAF">
        <w:t>osmolarity.</w:t>
      </w:r>
      <w:r w:rsidRPr="00240CAF">
        <w:t xml:space="preserve"> </w:t>
      </w:r>
      <w:r w:rsidR="00717C9A" w:rsidRPr="00240CAF">
        <w:t>Therefore</w:t>
      </w:r>
      <w:r w:rsidR="001521CD" w:rsidRPr="00240CAF">
        <w:t>,</w:t>
      </w:r>
      <w:r w:rsidR="00717C9A" w:rsidRPr="00240CAF">
        <w:t xml:space="preserve"> equilibrating </w:t>
      </w:r>
      <w:r w:rsidRPr="00240CAF">
        <w:t xml:space="preserve">the </w:t>
      </w:r>
      <w:r w:rsidR="007D1677" w:rsidRPr="00240CAF">
        <w:t>electro</w:t>
      </w:r>
      <w:r w:rsidRPr="00240CAF">
        <w:t xml:space="preserve">chemical potential instead of osmolarity </w:t>
      </w:r>
      <w:r w:rsidR="000D3E27" w:rsidRPr="00240CAF">
        <w:t xml:space="preserve">can </w:t>
      </w:r>
      <w:r w:rsidR="00E93C48" w:rsidRPr="00240CAF">
        <w:t xml:space="preserve">help us to </w:t>
      </w:r>
      <w:r w:rsidR="00A96D0B" w:rsidRPr="00240CAF">
        <w:t>describe</w:t>
      </w:r>
      <w:r w:rsidR="00503952" w:rsidRPr="00240CAF">
        <w:t xml:space="preserve"> each type of membrane and </w:t>
      </w:r>
      <w:r w:rsidR="007D1677" w:rsidRPr="00240CAF">
        <w:t>each type of substance</w:t>
      </w:r>
      <w:r w:rsidR="00E93C48" w:rsidRPr="00240CAF">
        <w:t>,</w:t>
      </w:r>
      <w:r w:rsidR="007D1677" w:rsidRPr="00240CAF">
        <w:t xml:space="preserve"> </w:t>
      </w:r>
      <w:r w:rsidRPr="00240CAF">
        <w:t>reach</w:t>
      </w:r>
      <w:r w:rsidR="00E93C48" w:rsidRPr="00240CAF">
        <w:t>ing</w:t>
      </w:r>
      <w:r w:rsidRPr="00240CAF">
        <w:t xml:space="preserve"> the expected values as measured in </w:t>
      </w:r>
      <w:r w:rsidR="00A96D0B" w:rsidRPr="00240CAF">
        <w:t xml:space="preserve">osmotic </w:t>
      </w:r>
      <w:r w:rsidRPr="00240CAF">
        <w:t>experiments</w:t>
      </w:r>
      <w:r w:rsidR="00232970" w:rsidRPr="00240CAF">
        <w:t xml:space="preserve"> for both organ and cellular membranes</w:t>
      </w:r>
      <w:r w:rsidRPr="00240CAF">
        <w:t xml:space="preserve">. </w:t>
      </w:r>
    </w:p>
    <w:p w14:paraId="472AF4EA" w14:textId="77777777" w:rsidR="00F62232" w:rsidRDefault="00F62232" w:rsidP="006B15F8">
      <w:pPr>
        <w:pStyle w:val="BodyTextIndented"/>
        <w:rPr>
          <w:ins w:id="4" w:author="kofrlab" w:date="2015-05-20T23:24:00Z"/>
        </w:rPr>
        <w:sectPr w:rsidR="00F62232" w:rsidSect="00F62232">
          <w:type w:val="continuous"/>
          <w:pgSz w:w="11907" w:h="16840" w:code="9"/>
          <w:pgMar w:top="1418" w:right="1021" w:bottom="1418" w:left="1021" w:header="709" w:footer="709" w:gutter="0"/>
          <w:cols w:num="2" w:space="510"/>
          <w:docGrid w:linePitch="360"/>
          <w:sectPrChange w:id="5" w:author="kofrlab" w:date="2015-05-20T23:24:00Z">
            <w:sectPr w:rsidR="00F62232" w:rsidSect="00F62232">
              <w:pgMar w:top="1418" w:right="1021" w:bottom="1418" w:left="1021" w:header="709" w:footer="709" w:gutter="0"/>
              <w:cols w:num="1"/>
            </w:sectPr>
          </w:sectPrChange>
        </w:sectPr>
      </w:pPr>
      <w:moveToRangeStart w:id="6" w:author="kofrlab" w:date="2015-05-20T23:23:00Z" w:name="move419927563"/>
      <w:moveTo w:id="7" w:author="kofrlab" w:date="2015-05-20T23:23:00Z">
        <w:r w:rsidRPr="00240CAF">
          <w:t xml:space="preserve">The other problem with the old Physiolibrary approach is that it does not automatically calculate the membrane equilibria for electrically charged substances. The very specific blocks for calculating the Donnan’s equilibria </w:t>
        </w:r>
        <w:r w:rsidR="003E38B9" w:rsidRPr="00240CAF">
          <w:fldChar w:fldCharType="begin"/>
        </w:r>
        <w:r w:rsidRPr="00240CAF">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fldChar w:fldCharType="separate"/>
        </w:r>
        <w:r w:rsidRPr="00240CAF">
          <w:t>(Donnan, 1911)</w:t>
        </w:r>
        <w:r w:rsidR="003E38B9" w:rsidRPr="00240CAF">
          <w:fldChar w:fldCharType="end"/>
        </w:r>
        <w:r w:rsidRPr="00240CAF">
          <w:t xml:space="preserve"> at the glomerular</w:t>
        </w:r>
      </w:moveTo>
      <w:moveToRangeEnd w:id="6"/>
    </w:p>
    <w:p w14:paraId="560287BA" w14:textId="77777777" w:rsidR="00F62232" w:rsidDel="00B43646" w:rsidRDefault="00F62232" w:rsidP="006B15F8">
      <w:pPr>
        <w:pStyle w:val="BodyTextIndented"/>
        <w:rPr>
          <w:del w:id="8" w:author="kofrlab" w:date="2015-05-20T23:29:00Z"/>
        </w:rPr>
      </w:pPr>
    </w:p>
    <w:p w14:paraId="3A1DD8CA" w14:textId="77777777" w:rsidR="00E9595C" w:rsidDel="00061DFE" w:rsidRDefault="009B6909" w:rsidP="006B15F8">
      <w:pPr>
        <w:pStyle w:val="BodyTextIndented"/>
        <w:rPr>
          <w:del w:id="9" w:author="kofrlab" w:date="2015-05-20T23:10:00Z"/>
        </w:rPr>
        <w:sectPr w:rsidR="00E9595C" w:rsidDel="00061DFE" w:rsidSect="00F62232">
          <w:pgSz w:w="11907" w:h="16840" w:code="9"/>
          <w:pgMar w:top="1418" w:right="1021" w:bottom="1418" w:left="1021" w:header="709" w:footer="709" w:gutter="0"/>
          <w:cols w:num="2" w:space="510" w:equalWidth="0">
            <w:col w:w="4678" w:space="510"/>
            <w:col w:w="4677"/>
          </w:cols>
          <w:docGrid w:linePitch="360"/>
        </w:sectPr>
      </w:pPr>
      <w:moveFromRangeStart w:id="10" w:author="kofrlab" w:date="2015-05-20T23:23:00Z" w:name="move419927563"/>
      <w:moveFrom w:id="11" w:author="kofrlab" w:date="2015-05-20T23:23:00Z">
        <w:r w:rsidRPr="00240CAF" w:rsidDel="00F62232">
          <w:t xml:space="preserve">The other problem with </w:t>
        </w:r>
        <w:r w:rsidR="005364FD" w:rsidRPr="00240CAF" w:rsidDel="00F62232">
          <w:t xml:space="preserve">the </w:t>
        </w:r>
        <w:r w:rsidRPr="00240CAF" w:rsidDel="00F62232">
          <w:t xml:space="preserve">old Physiolibrary approach </w:t>
        </w:r>
        <w:r w:rsidR="00C55CCA" w:rsidRPr="00240CAF" w:rsidDel="00F62232">
          <w:t>is</w:t>
        </w:r>
        <w:r w:rsidR="005364FD" w:rsidRPr="00240CAF" w:rsidDel="00F62232">
          <w:t xml:space="preserve"> </w:t>
        </w:r>
        <w:r w:rsidRPr="00240CAF" w:rsidDel="00F62232">
          <w:t xml:space="preserve">that it does not automatically calculate the membrane </w:t>
        </w:r>
        <w:r w:rsidR="00E456E5" w:rsidRPr="00240CAF" w:rsidDel="00F62232">
          <w:t>equilibria</w:t>
        </w:r>
        <w:r w:rsidR="00232970" w:rsidRPr="00240CAF" w:rsidDel="00F62232">
          <w:t xml:space="preserve"> for electrically charged substances</w:t>
        </w:r>
        <w:r w:rsidRPr="00240CAF" w:rsidDel="00F62232">
          <w:t xml:space="preserve">. The very specific blocks for calculating the Donnan’s </w:t>
        </w:r>
        <w:r w:rsidR="00E456E5" w:rsidRPr="00240CAF" w:rsidDel="00F62232">
          <w:t>equilibria</w:t>
        </w:r>
        <w:r w:rsidR="000D2020" w:rsidRPr="00240CAF" w:rsidDel="00F62232">
          <w:t xml:space="preserve"> </w:t>
        </w:r>
        <w:r w:rsidR="003E38B9" w:rsidRPr="00240CAF" w:rsidDel="00F62232">
          <w:fldChar w:fldCharType="begin"/>
        </w:r>
        <w:r w:rsidR="005F4A8E" w:rsidRPr="00240CAF" w:rsidDel="00F62232">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3E38B9" w:rsidRPr="00240CAF" w:rsidDel="00F62232">
          <w:fldChar w:fldCharType="separate"/>
        </w:r>
        <w:r w:rsidR="005F4A8E" w:rsidRPr="00240CAF" w:rsidDel="00F62232">
          <w:t>(Donnan, 1911)</w:t>
        </w:r>
        <w:r w:rsidR="003E38B9" w:rsidRPr="00240CAF" w:rsidDel="00F62232">
          <w:fldChar w:fldCharType="end"/>
        </w:r>
        <w:r w:rsidRPr="00240CAF" w:rsidDel="00F62232">
          <w:t xml:space="preserve"> at </w:t>
        </w:r>
        <w:r w:rsidR="000B6955" w:rsidRPr="00240CAF" w:rsidDel="00F62232">
          <w:t xml:space="preserve">the </w:t>
        </w:r>
        <w:r w:rsidRPr="00240CAF" w:rsidDel="00F62232">
          <w:t>glomerular</w:t>
        </w:r>
      </w:moveFrom>
      <w:moveFromRangeEnd w:id="10"/>
      <w:r w:rsidR="005C016A">
        <w:rPr>
          <w:noProof/>
          <w:sz w:val="20"/>
          <w:szCs w:val="20"/>
        </w:rPr>
        <w:pict w14:anchorId="18FA3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3.15pt;width:492.7pt;height:260.15pt;z-index:251659264;mso-position-horizontal-relative:text;mso-position-vertical-relative:text">
            <v:imagedata r:id="rId9" o:title="F1"/>
            <w10:wrap type="square"/>
          </v:shape>
        </w:pict>
      </w:r>
      <w:ins w:id="12" w:author="kofrlab" w:date="2015-05-20T23:23:00Z">
        <w:r w:rsidR="00F62232">
          <w:t xml:space="preserve"> </w:t>
        </w:r>
      </w:ins>
      <w:del w:id="13" w:author="kofrlab" w:date="2015-05-20T23:23:00Z">
        <w:r w:rsidRPr="00240CAF" w:rsidDel="00F62232">
          <w:delText xml:space="preserve"> </w:delText>
        </w:r>
      </w:del>
      <w:del w:id="14" w:author="kofrlab" w:date="2015-05-20T23:10:00Z">
        <w:r w:rsidRPr="00240CAF" w:rsidDel="00061DFE">
          <w:delText xml:space="preserve">membrane </w:delText>
        </w:r>
        <w:r w:rsidR="000B6955" w:rsidRPr="00240CAF" w:rsidDel="00061DFE">
          <w:delText xml:space="preserve">were </w:delText>
        </w:r>
        <w:r w:rsidRPr="00240CAF" w:rsidDel="00061DFE">
          <w:delText xml:space="preserve">created to reach expected concentrations of electrolytes </w:delText>
        </w:r>
        <w:r w:rsidR="000B6955" w:rsidRPr="00240CAF" w:rsidDel="00061DFE">
          <w:delText xml:space="preserve">in </w:delText>
        </w:r>
        <w:r w:rsidRPr="00240CAF" w:rsidDel="00061DFE">
          <w:delText xml:space="preserve">semipermeable </w:delText>
        </w:r>
        <w:r w:rsidR="00E9595C" w:rsidRPr="00240CAF" w:rsidDel="00061DFE">
          <w:delText xml:space="preserve">Figure </w:delText>
        </w:r>
      </w:del>
    </w:p>
    <w:p w14:paraId="26129EA4" w14:textId="77777777" w:rsidR="00E9595C" w:rsidRDefault="005C7512" w:rsidP="006B15F8">
      <w:pPr>
        <w:pStyle w:val="BodyTextIndented"/>
        <w:rPr>
          <w:ins w:id="15" w:author="kofrlab" w:date="2015-05-20T23:11:00Z"/>
          <w:rStyle w:val="FigureCaptionChar"/>
          <w:sz w:val="20"/>
          <w:szCs w:val="20"/>
        </w:rPr>
      </w:pPr>
      <w:r>
        <w:rPr>
          <w:b/>
          <w:sz w:val="20"/>
          <w:szCs w:val="20"/>
        </w:rPr>
        <w:t xml:space="preserve">Figure </w:t>
      </w:r>
      <w:r w:rsidR="003E38B9" w:rsidRPr="007C3079">
        <w:rPr>
          <w:b/>
          <w:sz w:val="20"/>
          <w:szCs w:val="20"/>
        </w:rPr>
        <w:fldChar w:fldCharType="begin"/>
      </w:r>
      <w:r w:rsidR="00E9595C" w:rsidRPr="007C3079">
        <w:rPr>
          <w:b/>
          <w:sz w:val="20"/>
          <w:szCs w:val="20"/>
        </w:rPr>
        <w:instrText xml:space="preserve"> SEQ Figure \* ARABIC </w:instrText>
      </w:r>
      <w:r w:rsidR="003E38B9" w:rsidRPr="007C3079">
        <w:rPr>
          <w:b/>
          <w:sz w:val="20"/>
          <w:szCs w:val="20"/>
        </w:rPr>
        <w:fldChar w:fldCharType="separate"/>
      </w:r>
      <w:r w:rsidR="004A11B7">
        <w:rPr>
          <w:b/>
          <w:noProof/>
          <w:sz w:val="20"/>
          <w:szCs w:val="20"/>
        </w:rPr>
        <w:t>1</w:t>
      </w:r>
      <w:r w:rsidR="003E38B9" w:rsidRPr="007C3079">
        <w:rPr>
          <w:b/>
          <w:sz w:val="20"/>
          <w:szCs w:val="20"/>
        </w:rPr>
        <w:fldChar w:fldCharType="end"/>
      </w:r>
      <w:r w:rsidR="00E9595C" w:rsidRPr="007C3079">
        <w:rPr>
          <w:sz w:val="20"/>
          <w:szCs w:val="20"/>
        </w:rPr>
        <w:t xml:space="preserve">. </w:t>
      </w:r>
      <w:r w:rsidR="00E9595C" w:rsidRPr="007C3079">
        <w:rPr>
          <w:rStyle w:val="FigureCaptionChar"/>
          <w:sz w:val="20"/>
          <w:szCs w:val="20"/>
        </w:rPr>
        <w:t xml:space="preserve">Setting of the predefined chemical substance, where (s) = solid phase, (aq) = dissolved in water, (g) = gas phase and (l) = liquid phase. </w:t>
      </w:r>
    </w:p>
    <w:p w14:paraId="335CCA94" w14:textId="77777777" w:rsidR="00F62232" w:rsidRPr="007C3079" w:rsidDel="006711B0" w:rsidRDefault="00F62232" w:rsidP="006B15F8">
      <w:pPr>
        <w:pStyle w:val="BodyTextIndented"/>
        <w:rPr>
          <w:del w:id="16" w:author="kofrlab" w:date="2015-05-20T23:27:00Z"/>
          <w:rStyle w:val="FigureCaptionChar"/>
          <w:sz w:val="20"/>
          <w:szCs w:val="20"/>
        </w:rPr>
      </w:pPr>
    </w:p>
    <w:p w14:paraId="09D450CF" w14:textId="77777777" w:rsidR="00E9595C" w:rsidDel="006711B0" w:rsidRDefault="00E9595C" w:rsidP="006B15F8">
      <w:pPr>
        <w:pStyle w:val="BodyTextIndented"/>
        <w:rPr>
          <w:del w:id="17" w:author="kofrlab" w:date="2015-05-20T23:27:00Z"/>
          <w:rStyle w:val="FigureCaptionChar"/>
        </w:rPr>
      </w:pPr>
    </w:p>
    <w:p w14:paraId="312CBBCA" w14:textId="77777777" w:rsidR="00954A48" w:rsidRDefault="00954A48">
      <w:pPr>
        <w:pStyle w:val="BodyTextIndented"/>
        <w:ind w:firstLine="0"/>
        <w:rPr>
          <w:ins w:id="18" w:author="kofrlab" w:date="2015-05-20T23:25:00Z"/>
          <w:rStyle w:val="FigureCaptionChar"/>
          <w:sz w:val="24"/>
        </w:rPr>
        <w:pPrChange w:id="19" w:author="kofrlab" w:date="2015-05-20T23:25:00Z">
          <w:pPr>
            <w:pStyle w:val="BodyTextIndented"/>
          </w:pPr>
        </w:pPrChange>
      </w:pPr>
    </w:p>
    <w:p w14:paraId="1C2CFCC4" w14:textId="77777777" w:rsidR="006711B0" w:rsidRDefault="006711B0" w:rsidP="006711B0">
      <w:pPr>
        <w:pStyle w:val="BodyTextIndented"/>
        <w:ind w:firstLine="0"/>
        <w:rPr>
          <w:rStyle w:val="FigureCaptionChar"/>
        </w:rPr>
        <w:sectPr w:rsidR="006711B0" w:rsidSect="00E9595C">
          <w:type w:val="continuous"/>
          <w:pgSz w:w="11907" w:h="16840" w:code="9"/>
          <w:pgMar w:top="1418" w:right="1021" w:bottom="1418" w:left="1021" w:header="709" w:footer="709" w:gutter="0"/>
          <w:cols w:space="510"/>
          <w:docGrid w:linePitch="360"/>
        </w:sectPr>
      </w:pPr>
    </w:p>
    <w:p w14:paraId="04E9B084" w14:textId="77777777" w:rsidR="006711B0" w:rsidDel="000B5215" w:rsidRDefault="006711B0" w:rsidP="000B5215">
      <w:pPr>
        <w:pStyle w:val="BodyTextIndented"/>
        <w:ind w:firstLine="0"/>
        <w:rPr>
          <w:ins w:id="20" w:author="kofrlab" w:date="2015-05-20T23:26:00Z"/>
          <w:del w:id="21" w:author="Marek Mateják" w:date="2015-05-21T03:34:00Z"/>
        </w:rPr>
        <w:pPrChange w:id="22" w:author="Marek Mateják" w:date="2015-05-21T03:34:00Z">
          <w:pPr>
            <w:pStyle w:val="BodyTextIndented"/>
          </w:pPr>
        </w:pPrChange>
      </w:pPr>
      <w:ins w:id="23" w:author="kofrlab" w:date="2015-05-20T23:26:00Z">
        <w:r>
          <w:lastRenderedPageBreak/>
          <w:t xml:space="preserve">membrane were created to reach expected concentrations of electrolytes in semipermeable  </w:t>
        </w:r>
      </w:ins>
    </w:p>
    <w:p w14:paraId="14256C1B" w14:textId="6137A308" w:rsidR="00954A48" w:rsidRDefault="006711B0">
      <w:pPr>
        <w:pStyle w:val="BodyTextIndented"/>
        <w:ind w:firstLine="0"/>
        <w:rPr>
          <w:ins w:id="24" w:author="kofrlab" w:date="2015-05-20T23:26:00Z"/>
        </w:rPr>
        <w:pPrChange w:id="25" w:author="kofrlab" w:date="2015-05-20T23:26:00Z">
          <w:pPr>
            <w:pStyle w:val="BodyTextIndented"/>
          </w:pPr>
        </w:pPrChange>
      </w:pPr>
      <w:ins w:id="26" w:author="kofrlab" w:date="2015-05-20T23:26:00Z">
        <w:r>
          <w:t xml:space="preserve">membranes. However, membrane electric potential, which is the result of an electrolyte’s equilibrium, was not generated. The chemical library offered can automatically solve the Donnan’s equilibria of a semipermeable membrane, together with the Nernst membrane potential, as a consequence of the equilibrated electrochemical </w:t>
        </w:r>
        <w:del w:id="27" w:author="Marek Mateják" w:date="2015-05-21T03:34:00Z">
          <w:r w:rsidDel="000B5215">
            <w:delText xml:space="preserve"> </w:delText>
          </w:r>
        </w:del>
        <w:r>
          <w:t>potentials of the permeable substances.</w:t>
        </w:r>
      </w:ins>
    </w:p>
    <w:p w14:paraId="7AB10B77" w14:textId="77777777" w:rsidR="009F3467" w:rsidRPr="00240CAF" w:rsidDel="006711B0" w:rsidRDefault="009B6909" w:rsidP="00E9595C">
      <w:pPr>
        <w:pStyle w:val="BodyTextIndented"/>
        <w:ind w:firstLine="0"/>
        <w:rPr>
          <w:del w:id="28" w:author="kofrlab" w:date="2015-05-20T23:26:00Z"/>
        </w:rPr>
      </w:pPr>
      <w:del w:id="29" w:author="kofrlab" w:date="2015-05-20T23:25:00Z">
        <w:r w:rsidRPr="00240CAF" w:rsidDel="00F62232">
          <w:delText>membrane</w:delText>
        </w:r>
        <w:r w:rsidR="000B6955" w:rsidRPr="00240CAF" w:rsidDel="00F62232">
          <w:delText>s</w:delText>
        </w:r>
        <w:r w:rsidRPr="00240CAF" w:rsidDel="00F62232">
          <w:delText xml:space="preserve">. However, </w:delText>
        </w:r>
        <w:r w:rsidR="00B135B0" w:rsidRPr="00240CAF" w:rsidDel="00F62232">
          <w:delText>membrane electric potential</w:delText>
        </w:r>
        <w:r w:rsidR="00572D91" w:rsidRPr="00240CAF" w:rsidDel="00F62232">
          <w:delText>,</w:delText>
        </w:r>
        <w:r w:rsidRPr="00240CAF" w:rsidDel="00F62232">
          <w:delText xml:space="preserve"> which is the </w:delText>
        </w:r>
        <w:commentRangeStart w:id="30"/>
        <w:r w:rsidRPr="00240CAF" w:rsidDel="00F62232">
          <w:delText xml:space="preserve">result of </w:delText>
        </w:r>
        <w:r w:rsidR="00572D91" w:rsidRPr="00240CAF" w:rsidDel="00F62232">
          <w:delText xml:space="preserve">an </w:delText>
        </w:r>
        <w:r w:rsidRPr="00240CAF" w:rsidDel="00F62232">
          <w:delText>electrolyte’s equilibrium</w:delText>
        </w:r>
        <w:r w:rsidR="00572D91" w:rsidRPr="00240CAF" w:rsidDel="00F62232">
          <w:delText xml:space="preserve">, was </w:delText>
        </w:r>
        <w:r w:rsidR="00CF50C5" w:rsidRPr="00240CAF" w:rsidDel="00F62232">
          <w:delText xml:space="preserve">not </w:delText>
        </w:r>
        <w:r w:rsidR="00572D91" w:rsidRPr="00240CAF" w:rsidDel="00F62232">
          <w:delText>generated</w:delText>
        </w:r>
        <w:r w:rsidRPr="00240CAF" w:rsidDel="00F62232">
          <w:delText xml:space="preserve">. </w:delText>
        </w:r>
        <w:r w:rsidR="006C4214" w:rsidRPr="00240CAF" w:rsidDel="00F62232">
          <w:delText>T</w:delText>
        </w:r>
        <w:r w:rsidRPr="00240CAF" w:rsidDel="00F62232">
          <w:delText xml:space="preserve">he chemical library </w:delText>
        </w:r>
        <w:r w:rsidR="006C4214" w:rsidRPr="00240CAF" w:rsidDel="00F62232">
          <w:delText>offered</w:delText>
        </w:r>
        <w:r w:rsidRPr="00240CAF" w:rsidDel="00F62232">
          <w:delText xml:space="preserve"> can automatically solve the Donnan’s equilibria </w:delText>
        </w:r>
        <w:r w:rsidR="00CF50C5" w:rsidRPr="00240CAF" w:rsidDel="00F62232">
          <w:delText xml:space="preserve">of a </w:delText>
        </w:r>
        <w:r w:rsidRPr="00240CAF" w:rsidDel="00F62232">
          <w:delText>semipermeable membrane</w:delText>
        </w:r>
        <w:r w:rsidR="00CF50C5" w:rsidRPr="00240CAF" w:rsidDel="00F62232">
          <w:delText>,</w:delText>
        </w:r>
        <w:r w:rsidRPr="00240CAF" w:rsidDel="00F62232">
          <w:delText xml:space="preserve"> together with </w:delText>
        </w:r>
        <w:r w:rsidR="00CF50C5" w:rsidRPr="00240CAF" w:rsidDel="00F62232">
          <w:delText xml:space="preserve">the </w:delText>
        </w:r>
        <w:r w:rsidRPr="00240CAF" w:rsidDel="00F62232">
          <w:delText>Nernst membrane potential</w:delText>
        </w:r>
        <w:r w:rsidR="00CF50C5" w:rsidRPr="00240CAF" w:rsidDel="00F62232">
          <w:delText>,</w:delText>
        </w:r>
        <w:r w:rsidRPr="00240CAF" w:rsidDel="00F62232">
          <w:delText xml:space="preserve"> as a</w:delText>
        </w:r>
        <w:r w:rsidR="00240CAF" w:rsidDel="00F62232">
          <w:delText xml:space="preserve"> </w:delText>
        </w:r>
        <w:r w:rsidRPr="00240CAF" w:rsidDel="00F62232">
          <w:delText xml:space="preserve">consequence of the equilibrated electrochemical </w:delText>
        </w:r>
        <w:commentRangeEnd w:id="30"/>
        <w:r w:rsidR="00EF1B50" w:rsidDel="00F62232">
          <w:rPr>
            <w:rStyle w:val="Odkaznakoment"/>
          </w:rPr>
          <w:commentReference w:id="30"/>
        </w:r>
        <w:r w:rsidRPr="00240CAF" w:rsidDel="00F62232">
          <w:delText>potentials of the permeable substances.</w:delText>
        </w:r>
        <w:r w:rsidR="0044446B" w:rsidRPr="00240CAF" w:rsidDel="006711B0">
          <w:delText xml:space="preserve"> </w:delText>
        </w:r>
      </w:del>
    </w:p>
    <w:p w14:paraId="7511D541" w14:textId="04AC5FA8" w:rsidR="00954A48" w:rsidRDefault="00EF1B50" w:rsidP="000B5215">
      <w:pPr>
        <w:pStyle w:val="BodyTextIndented"/>
        <w:rPr>
          <w:ins w:id="31" w:author="kofrlab" w:date="2015-05-20T23:26:00Z"/>
        </w:rPr>
        <w:pPrChange w:id="32" w:author="Marek Mateják" w:date="2015-05-21T03:34:00Z">
          <w:pPr>
            <w:pStyle w:val="BodyTextIndented"/>
          </w:pPr>
        </w:pPrChange>
      </w:pPr>
      <w:ins w:id="33" w:author="kofrlab" w:date="2015-05-20T22:47:00Z">
        <w:r>
          <w:t>After</w:t>
        </w:r>
      </w:ins>
      <w:del w:id="34" w:author="kofrlab" w:date="2015-05-20T22:47:00Z">
        <w:r w:rsidR="006D08EA" w:rsidRPr="00240CAF" w:rsidDel="00EF1B50">
          <w:delText>On</w:delText>
        </w:r>
      </w:del>
      <w:del w:id="35" w:author="Marek Mateják" w:date="2015-05-21T03:37:00Z">
        <w:r w:rsidR="006D08EA" w:rsidRPr="00240CAF" w:rsidDel="000B5215">
          <w:delText xml:space="preserve"> connecting</w:delText>
        </w:r>
      </w:del>
      <w:r w:rsidR="006D08EA" w:rsidRPr="00240CAF">
        <w:t xml:space="preserve"> </w:t>
      </w:r>
      <w:r w:rsidR="004119E8" w:rsidRPr="00240CAF">
        <w:t xml:space="preserve">these </w:t>
      </w:r>
      <w:r w:rsidR="007D1677" w:rsidRPr="00240CAF">
        <w:t>electrochemical processes</w:t>
      </w:r>
      <w:ins w:id="36" w:author="Marek Mateják" w:date="2015-05-21T03:37:00Z">
        <w:r w:rsidR="000B5215">
          <w:t xml:space="preserve"> </w:t>
        </w:r>
        <w:r w:rsidR="000B5215" w:rsidRPr="00240CAF">
          <w:t>in a cellular membrane</w:t>
        </w:r>
        <w:r w:rsidR="000B5215">
          <w:t xml:space="preserve"> was</w:t>
        </w:r>
      </w:ins>
      <w:r w:rsidR="007D1677" w:rsidRPr="00240CAF">
        <w:t xml:space="preserve"> </w:t>
      </w:r>
      <w:ins w:id="37" w:author="Marek Mateják" w:date="2015-05-21T03:37:00Z">
        <w:r w:rsidR="000B5215">
          <w:t>married</w:t>
        </w:r>
        <w:r w:rsidR="000B5215">
          <w:t xml:space="preserve"> with</w:t>
        </w:r>
      </w:ins>
      <w:del w:id="38" w:author="Marek Mateják" w:date="2015-05-21T03:37:00Z">
        <w:r w:rsidR="007D1677" w:rsidRPr="00240CAF" w:rsidDel="000B5215">
          <w:delText xml:space="preserve">in </w:delText>
        </w:r>
        <w:r w:rsidR="006D08EA" w:rsidRPr="00240CAF" w:rsidDel="000B5215">
          <w:delText xml:space="preserve">a </w:delText>
        </w:r>
        <w:r w:rsidR="007D1677" w:rsidRPr="00240CAF" w:rsidDel="000B5215">
          <w:delText>cellular membrane</w:delText>
        </w:r>
      </w:del>
      <w:r w:rsidR="007D1677" w:rsidRPr="00240CAF">
        <w:t xml:space="preserve"> </w:t>
      </w:r>
      <w:del w:id="39" w:author="Marek Mateják" w:date="2015-05-21T03:37:00Z">
        <w:r w:rsidR="006D08EA" w:rsidRPr="00240CAF" w:rsidDel="000B5215">
          <w:delText xml:space="preserve">using </w:delText>
        </w:r>
      </w:del>
      <w:r w:rsidR="007D1677" w:rsidRPr="00240CAF">
        <w:t>chemical reactions</w:t>
      </w:r>
      <w:r w:rsidR="006D08EA" w:rsidRPr="00240CAF">
        <w:t>,</w:t>
      </w:r>
      <w:r w:rsidR="007D1677" w:rsidRPr="00240CAF">
        <w:t xml:space="preserve"> we realized that the </w:t>
      </w:r>
      <w:r w:rsidR="004119E8" w:rsidRPr="00240CAF">
        <w:t>relations</w:t>
      </w:r>
      <w:r w:rsidR="007D1677" w:rsidRPr="00240CAF">
        <w:t xml:space="preserve"> are </w:t>
      </w:r>
      <w:del w:id="40" w:author="Marek Mateják" w:date="2015-05-21T03:38:00Z">
        <w:r w:rsidR="006D08EA" w:rsidRPr="00240CAF" w:rsidDel="000B5215">
          <w:delText xml:space="preserve">also </w:delText>
        </w:r>
      </w:del>
      <w:r w:rsidR="007D1677" w:rsidRPr="00240CAF">
        <w:t>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ins w:id="41" w:author="Marek Mateják" w:date="2015-05-21T03:38:00Z">
        <w:r w:rsidR="000B5215">
          <w:t>textbooks, such as</w:t>
        </w:r>
      </w:ins>
      <w:del w:id="42" w:author="Marek Mateják" w:date="2015-05-21T03:39:00Z">
        <w:r w:rsidR="00C55CCA" w:rsidRPr="00240CAF" w:rsidDel="000B5215">
          <w:delText>by</w:delText>
        </w:r>
      </w:del>
      <w:r w:rsidR="005F4A8E" w:rsidRPr="00240CAF">
        <w:t xml:space="preserve"> </w:t>
      </w:r>
      <w:r w:rsidR="003E38B9"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3E38B9" w:rsidRPr="00240CAF">
        <w:fldChar w:fldCharType="separate"/>
      </w:r>
      <w:r w:rsidR="005F4A8E" w:rsidRPr="00240CAF">
        <w:t>(Mortimer, 2008)</w:t>
      </w:r>
      <w:r w:rsidR="003E38B9"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w:t>
      </w:r>
      <w:del w:id="43" w:author="Marek Mateják" w:date="2015-05-21T03:40:00Z">
        <w:r w:rsidR="009B6909" w:rsidRPr="00240CAF" w:rsidDel="000B5215">
          <w:delText>it</w:delText>
        </w:r>
        <w:r w:rsidR="000D3E27" w:rsidRPr="00240CAF" w:rsidDel="000B5215">
          <w:delText xml:space="preserve"> </w:delText>
        </w:r>
        <w:r w:rsidR="0074758E" w:rsidRPr="00240CAF" w:rsidDel="000B5215">
          <w:delText>appears</w:delText>
        </w:r>
        <w:r w:rsidR="006B3BF6" w:rsidRPr="00240CAF" w:rsidDel="000B5215">
          <w:delText xml:space="preserve"> that </w:delText>
        </w:r>
      </w:del>
      <w:r w:rsidR="009B6909" w:rsidRPr="00240CAF">
        <w:t xml:space="preserve">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ins w:id="44" w:author="Marek Mateják" w:date="2015-05-21T03:42:00Z">
        <w:r w:rsidR="000B5215">
          <w:t>, which really simplify the implementation</w:t>
        </w:r>
      </w:ins>
      <w:r w:rsidR="009B6909" w:rsidRPr="00240CAF">
        <w:t xml:space="preserve">. </w:t>
      </w:r>
      <w:r w:rsidR="0074758E" w:rsidRPr="00240CAF">
        <w:t>The final product has succeeded</w:t>
      </w:r>
      <w:r w:rsidR="009B6909" w:rsidRPr="00240CAF">
        <w:t xml:space="preserve"> our expectations.</w:t>
      </w:r>
    </w:p>
    <w:p w14:paraId="482F16B9" w14:textId="77777777" w:rsidR="00954A48" w:rsidRDefault="00954A48">
      <w:pPr>
        <w:pStyle w:val="BodyTextIndented"/>
        <w:ind w:firstLine="0"/>
        <w:rPr>
          <w:del w:id="45" w:author="kofrlab" w:date="2015-05-20T23:27:00Z"/>
        </w:rPr>
        <w:pPrChange w:id="46" w:author="kofrlab" w:date="2015-05-20T23:26:00Z">
          <w:pPr>
            <w:pStyle w:val="BodyTextIndented"/>
          </w:pPr>
        </w:pPrChange>
      </w:pPr>
    </w:p>
    <w:p w14:paraId="518797A4" w14:textId="77777777" w:rsidR="004119E8" w:rsidRPr="00240CAF" w:rsidRDefault="004119E8" w:rsidP="004119E8">
      <w:pPr>
        <w:pStyle w:val="Nadpis1"/>
      </w:pPr>
      <w:r w:rsidRPr="00240CAF">
        <w:t>Chemical Substance</w:t>
      </w:r>
    </w:p>
    <w:p w14:paraId="59D13FA6" w14:textId="77777777" w:rsidR="009B6909" w:rsidRPr="00240CAF" w:rsidRDefault="004119E8" w:rsidP="004119E8">
      <w:pPr>
        <w:pStyle w:val="Body"/>
      </w:pPr>
      <w:r w:rsidRPr="00240CAF">
        <w:t xml:space="preserve">The </w:t>
      </w:r>
      <w:r w:rsidR="006C3AF6" w:rsidRPr="00240CAF">
        <w:t xml:space="preserve">chemical </w:t>
      </w:r>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ins w:id="47" w:author="kofrlab" w:date="2015-05-20T23:11:00Z">
        <w:r w:rsidR="00061DFE">
          <w:t xml:space="preserve"> </w:t>
        </w:r>
      </w:ins>
      <w:del w:id="48" w:author="kofrlab" w:date="2015-05-20T23:11:00Z">
        <w:r w:rsidR="000F7CA8" w:rsidRPr="00240CAF" w:rsidDel="00061DFE">
          <w:delText xml:space="preserve"> </w:delText>
        </w:r>
      </w:del>
      <w:r w:rsidR="009B6909" w:rsidRPr="00240CAF">
        <w:t>pure substance activity coefficient, molar volume, molar entropy and molar enthalpy</w:t>
      </w:r>
      <w:r w:rsidR="000F7CA8" w:rsidRPr="00240CAF">
        <w:t>,</w:t>
      </w:r>
      <w:r w:rsidR="009B6909" w:rsidRPr="00240CAF">
        <w:t xml:space="preserve"> based on </w:t>
      </w:r>
      <w:r w:rsidR="00232970" w:rsidRPr="00240CAF">
        <w:t xml:space="preserve">the current </w:t>
      </w:r>
      <w:r w:rsidR="00232970" w:rsidRPr="00240CAF">
        <w:lastRenderedPageBreak/>
        <w:t>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14:paraId="4B83B1AC" w14:textId="77777777"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14:paraId="164402AE" w14:textId="77777777" w:rsidR="007A67B1" w:rsidRDefault="009B6909" w:rsidP="007A67B1">
      <w:pPr>
        <w:pStyle w:val="BodyTextIndented"/>
        <w:sectPr w:rsidR="007A67B1" w:rsidSect="009A477D">
          <w:type w:val="continuous"/>
          <w:pgSz w:w="11907" w:h="16840" w:code="9"/>
          <w:pgMar w:top="1418" w:right="1021" w:bottom="1418" w:left="1021" w:header="709" w:footer="709" w:gutter="0"/>
          <w:cols w:num="2" w:space="510" w:equalWidth="0">
            <w:col w:w="4678" w:space="510"/>
            <w:col w:w="4677"/>
          </w:cols>
          <w:docGrid w:linePitch="360"/>
        </w:sect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ins w:id="49" w:author="kofrlab" w:date="2015-05-20T23:29:00Z">
        <w:r w:rsidR="00B43646">
          <w:t xml:space="preserve"> </w:t>
        </w:r>
        <w:r w:rsidR="00B43646" w:rsidRPr="00B43646">
          <w:t>substances reach equilibrium at the correct equilibrium coefficient.</w:t>
        </w:r>
      </w:ins>
      <w:del w:id="50" w:author="kofrlab" w:date="2015-05-20T23:28:00Z">
        <w:r w:rsidRPr="00240CAF" w:rsidDel="00B43646">
          <w:delText xml:space="preserve"> </w:delText>
        </w:r>
      </w:del>
      <w:del w:id="51" w:author="kofrlab" w:date="2015-05-20T23:27:00Z">
        <w:r w:rsidRPr="00240CAF" w:rsidDel="00B43646">
          <w:delText>substances</w:delText>
        </w:r>
        <w:r w:rsidR="000D5C5F" w:rsidRPr="00240CAF" w:rsidDel="00B43646">
          <w:delText xml:space="preserve"> </w:delText>
        </w:r>
        <w:r w:rsidRPr="00240CAF" w:rsidDel="00B43646">
          <w:delText xml:space="preserve">reach equilibrium at the </w:delText>
        </w:r>
        <w:r w:rsidR="00604508" w:rsidRPr="00240CAF" w:rsidDel="00B43646">
          <w:delText xml:space="preserve">correct </w:delText>
        </w:r>
        <w:r w:rsidRPr="00240CAF" w:rsidDel="00B43646">
          <w:delText xml:space="preserve">equilibrium coefficient. </w:delText>
        </w:r>
      </w:del>
    </w:p>
    <w:p w14:paraId="4A2795F7" w14:textId="77777777" w:rsidR="00B43646" w:rsidRDefault="00B43646" w:rsidP="009B6909">
      <w:pPr>
        <w:pStyle w:val="BodyTextIndented"/>
        <w:rPr>
          <w:ins w:id="52" w:author="kofrlab" w:date="2015-05-20T23:29:00Z"/>
          <w:b/>
          <w:sz w:val="20"/>
          <w:szCs w:val="20"/>
        </w:rPr>
      </w:pPr>
    </w:p>
    <w:p w14:paraId="6BB10CE1" w14:textId="77777777" w:rsidR="007A67B1" w:rsidRPr="000E7C84" w:rsidRDefault="005C016A" w:rsidP="009B6909">
      <w:pPr>
        <w:pStyle w:val="BodyTextIndented"/>
        <w:rPr>
          <w:rStyle w:val="FigureCaptionChar"/>
          <w:sz w:val="20"/>
          <w:szCs w:val="20"/>
        </w:rPr>
      </w:pPr>
      <w:r>
        <w:rPr>
          <w:b/>
          <w:noProof/>
          <w:sz w:val="20"/>
          <w:szCs w:val="20"/>
        </w:rPr>
        <w:lastRenderedPageBreak/>
        <w:pict w14:anchorId="5149166C">
          <v:shape id="_x0000_s1029" type="#_x0000_t75" style="position:absolute;left:0;text-align:left;margin-left:-51.05pt;margin-top:.05pt;width:591.75pt;height:466.15pt;z-index:251661312">
            <v:imagedata r:id="rId12" o:title="F2"/>
            <w10:wrap type="square"/>
          </v:shape>
        </w:pict>
      </w:r>
      <w:r w:rsidR="007A67B1" w:rsidRPr="000E7C84">
        <w:rPr>
          <w:b/>
          <w:sz w:val="20"/>
          <w:szCs w:val="20"/>
        </w:rPr>
        <w:t xml:space="preserve">Figure </w:t>
      </w:r>
      <w:r w:rsidR="003E38B9" w:rsidRPr="000E7C84">
        <w:rPr>
          <w:b/>
          <w:sz w:val="20"/>
          <w:szCs w:val="20"/>
        </w:rPr>
        <w:fldChar w:fldCharType="begin"/>
      </w:r>
      <w:r w:rsidR="007A67B1" w:rsidRPr="000E7C84">
        <w:rPr>
          <w:b/>
          <w:sz w:val="20"/>
          <w:szCs w:val="20"/>
        </w:rPr>
        <w:instrText xml:space="preserve"> SEQ Figure \* ARABIC </w:instrText>
      </w:r>
      <w:r w:rsidR="003E38B9" w:rsidRPr="000E7C84">
        <w:rPr>
          <w:b/>
          <w:sz w:val="20"/>
          <w:szCs w:val="20"/>
        </w:rPr>
        <w:fldChar w:fldCharType="separate"/>
      </w:r>
      <w:r w:rsidR="004A11B7">
        <w:rPr>
          <w:b/>
          <w:noProof/>
          <w:sz w:val="20"/>
          <w:szCs w:val="20"/>
        </w:rPr>
        <w:t>2</w:t>
      </w:r>
      <w:r w:rsidR="003E38B9"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14:paraId="02480004" w14:textId="77777777" w:rsidR="007A67B1" w:rsidRDefault="007A67B1" w:rsidP="009B6909">
      <w:pPr>
        <w:pStyle w:val="BodyTextIndented"/>
        <w:rPr>
          <w:rStyle w:val="FigureCaptionChar"/>
        </w:rPr>
      </w:pPr>
    </w:p>
    <w:p w14:paraId="1F3538B3" w14:textId="77777777" w:rsidR="009B6909" w:rsidRPr="00240CAF" w:rsidRDefault="005C016A" w:rsidP="009B6909">
      <w:pPr>
        <w:pStyle w:val="BodyTextIndented"/>
      </w:pPr>
      <w:r>
        <w:rPr>
          <w:noProof/>
        </w:rPr>
        <w:pict w14:anchorId="7BEE05CC">
          <v:shape id="_x0000_s1031" type="#_x0000_t75" style="position:absolute;left:0;text-align:left;margin-left:254.7pt;margin-top:1.6pt;width:234pt;height:150pt;z-index:251665408">
            <v:imagedata r:id="rId13" o:title="F3"/>
            <w10:wrap type="square"/>
          </v:shape>
        </w:pict>
      </w:r>
    </w:p>
    <w:p w14:paraId="57CCFB0D" w14:textId="77777777" w:rsidR="007A67B1" w:rsidRDefault="007A67B1" w:rsidP="009B6909">
      <w:pPr>
        <w:pStyle w:val="Nadpis1"/>
        <w:sectPr w:rsidR="007A67B1" w:rsidSect="007A67B1">
          <w:type w:val="continuous"/>
          <w:pgSz w:w="11907" w:h="16840" w:code="9"/>
          <w:pgMar w:top="1418" w:right="1021" w:bottom="1418" w:left="1021" w:header="709" w:footer="709" w:gutter="0"/>
          <w:cols w:space="510"/>
          <w:docGrid w:linePitch="360"/>
        </w:sectPr>
      </w:pPr>
    </w:p>
    <w:p w14:paraId="6DC81243" w14:textId="77777777" w:rsidR="009B6909" w:rsidRPr="00240CAF" w:rsidRDefault="009B6909" w:rsidP="009B6909">
      <w:pPr>
        <w:pStyle w:val="Nadpis1"/>
      </w:pPr>
      <w:r w:rsidRPr="00240CAF">
        <w:lastRenderedPageBreak/>
        <w:t xml:space="preserve">Example of </w:t>
      </w:r>
      <w:r w:rsidR="00604508" w:rsidRPr="00240CAF">
        <w:t>the Lead-Acid Battery</w:t>
      </w:r>
    </w:p>
    <w:p w14:paraId="2F718DCD" w14:textId="77777777"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774F1F5" w14:textId="77777777" w:rsidTr="00301B8E">
        <w:trPr>
          <w:trHeight w:val="469"/>
        </w:trPr>
        <w:tc>
          <w:tcPr>
            <w:tcW w:w="4418" w:type="pct"/>
            <w:vAlign w:val="center"/>
          </w:tcPr>
          <w:p w14:paraId="3259B5E2"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14:paraId="36A372B9"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1</w:t>
            </w:r>
            <w:r w:rsidR="003E38B9" w:rsidRPr="00240CAF">
              <w:rPr>
                <w:sz w:val="21"/>
                <w:szCs w:val="21"/>
              </w:rPr>
              <w:fldChar w:fldCharType="end"/>
            </w:r>
            <w:r w:rsidRPr="00240CAF">
              <w:rPr>
                <w:rFonts w:ascii="Times New Roman" w:hAnsi="Times New Roman" w:cs="Times New Roman"/>
                <w:sz w:val="21"/>
                <w:szCs w:val="21"/>
                <w:lang w:val="en-US"/>
              </w:rPr>
              <w:t>)</w:t>
            </w:r>
          </w:p>
        </w:tc>
      </w:tr>
      <w:tr w:rsidR="009B6909" w:rsidRPr="00240CAF" w14:paraId="09ED2ED4" w14:textId="77777777" w:rsidTr="00301B8E">
        <w:trPr>
          <w:trHeight w:val="444"/>
        </w:trPr>
        <w:tc>
          <w:tcPr>
            <w:tcW w:w="4418" w:type="pct"/>
            <w:vAlign w:val="center"/>
          </w:tcPr>
          <w:p w14:paraId="1C731A2D" w14:textId="77777777"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14:paraId="06BFDF7B" w14:textId="77777777"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2</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B2A36E2" w14:textId="77777777" w:rsidR="00955A4D" w:rsidRDefault="007815E5" w:rsidP="00404767">
      <w:pPr>
        <w:pStyle w:val="BodyTextIndented"/>
        <w:ind w:firstLine="0"/>
        <w:rPr>
          <w:ins w:id="53" w:author="kofrlab" w:date="2015-05-20T23:37: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del w:id="54" w:author="kofrlab" w:date="2015-05-20T23:35:00Z">
        <w:r w:rsidR="002F0EB8" w:rsidRPr="00240CAF" w:rsidDel="00955A4D">
          <w:delText>(Figure 2</w:delText>
        </w:r>
        <w:r w:rsidR="0038345F" w:rsidDel="00955A4D">
          <w:delText>A</w:delText>
        </w:r>
        <w:r w:rsidR="002F0EB8" w:rsidRPr="00240CAF" w:rsidDel="00955A4D">
          <w:delText>)</w:delText>
        </w:r>
        <w:r w:rsidR="009B6909" w:rsidRPr="00240CAF" w:rsidDel="00955A4D">
          <w:delText xml:space="preserve"> </w:delText>
        </w:r>
      </w:del>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ins w:id="55" w:author="kofrlab" w:date="2015-05-20T23:35:00Z">
        <w:r w:rsidR="00955A4D">
          <w:t xml:space="preserve"> </w:t>
        </w:r>
      </w:ins>
      <w:ins w:id="56" w:author="kofrlab" w:date="2015-05-20T23:36:00Z">
        <w:r w:rsidR="00955A4D" w:rsidRPr="00240CAF">
          <w:t>(Figure 2</w:t>
        </w:r>
        <w:r w:rsidR="00955A4D">
          <w:t>A</w:t>
        </w:r>
        <w:r w:rsidR="00955A4D" w:rsidRPr="00240CAF">
          <w:t>)</w:t>
        </w:r>
      </w:ins>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Components.SimpleSolution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ins w:id="57" w:author="kofrlab" w:date="2015-05-20T23:37:00Z">
        <w:r w:rsidR="00955A4D" w:rsidRPr="00240CAF">
          <w:t>second “</w:t>
        </w:r>
        <w:r w:rsidR="00955A4D">
          <w:t xml:space="preserve">solution” and the last “anode”. </w:t>
        </w:r>
        <w:r w:rsidR="00955A4D" w:rsidRPr="00240CAF">
          <w:t xml:space="preserve">We set the </w:t>
        </w:r>
      </w:ins>
    </w:p>
    <w:p w14:paraId="4D885AF6" w14:textId="77777777" w:rsidR="00954A48" w:rsidRDefault="009B6909">
      <w:pPr>
        <w:pStyle w:val="BodyTextIndented"/>
        <w:ind w:firstLine="0"/>
        <w:rPr>
          <w:del w:id="58" w:author="kofrlab" w:date="2015-05-20T23:37:00Z"/>
        </w:rPr>
      </w:pPr>
      <w:del w:id="59" w:author="kofrlab" w:date="2015-05-20T23:37:00Z">
        <w:r w:rsidRPr="00240CAF" w:rsidDel="00955A4D">
          <w:delText>second “</w:delText>
        </w:r>
        <w:r w:rsidR="0074626E" w:rsidDel="00955A4D">
          <w:delText xml:space="preserve">solution” and the last “anode”. </w:delText>
        </w:r>
        <w:r w:rsidRPr="00240CAF" w:rsidDel="00955A4D">
          <w:delText>We set the parameter</w:delText>
        </w:r>
      </w:del>
    </w:p>
    <w:p w14:paraId="031667B6" w14:textId="77777777" w:rsidR="00954A48" w:rsidRDefault="00954A48">
      <w:pPr>
        <w:pStyle w:val="BodyTextIndented"/>
        <w:ind w:firstLine="0"/>
        <w:rPr>
          <w:del w:id="60" w:author="kofrlab" w:date="2015-05-20T23:37:00Z"/>
        </w:rPr>
      </w:pPr>
    </w:p>
    <w:p w14:paraId="0D956A84" w14:textId="77777777" w:rsidR="00954A48" w:rsidRDefault="00EC7901" w:rsidP="0045457F">
      <w:pPr>
        <w:pStyle w:val="BodyTextIndented"/>
        <w:ind w:firstLine="0"/>
      </w:pPr>
      <w:r w:rsidRPr="00EC7901">
        <w:rPr>
          <w:b/>
        </w:rPr>
        <w:t xml:space="preserve">Figure </w:t>
      </w:r>
      <w:r w:rsidR="003E38B9" w:rsidRPr="00EC7901">
        <w:rPr>
          <w:b/>
          <w:bCs/>
        </w:rPr>
        <w:fldChar w:fldCharType="begin"/>
      </w:r>
      <w:r w:rsidRPr="00EC7901">
        <w:rPr>
          <w:b/>
        </w:rPr>
        <w:instrText xml:space="preserve"> SEQ Figure \* ARABIC </w:instrText>
      </w:r>
      <w:r w:rsidR="003E38B9" w:rsidRPr="00EC7901">
        <w:rPr>
          <w:b/>
          <w:bCs/>
        </w:rPr>
        <w:fldChar w:fldCharType="separate"/>
      </w:r>
      <w:r w:rsidR="004A11B7">
        <w:rPr>
          <w:b/>
          <w:noProof/>
        </w:rPr>
        <w:t>3</w:t>
      </w:r>
      <w:r w:rsidR="003E38B9"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14:paraId="382402AD" w14:textId="77777777" w:rsidR="00B945F5" w:rsidRPr="00240CAF" w:rsidRDefault="00955A4D" w:rsidP="00404767">
      <w:pPr>
        <w:pStyle w:val="BodyTextIndented"/>
        <w:ind w:firstLine="0"/>
      </w:pPr>
      <w:ins w:id="61" w:author="kofrlab" w:date="2015-05-20T23:37:00Z">
        <w:r w:rsidRPr="00240CAF">
          <w:lastRenderedPageBreak/>
          <w:t>parameter</w:t>
        </w:r>
      </w:ins>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ins w:id="62" w:author="kofrlab" w:date="2015-05-21T00:17:00Z">
        <w:r w:rsidR="009A47A1">
          <w:t xml:space="preserve">. </w:t>
        </w:r>
      </w:ins>
      <w:del w:id="63" w:author="kofrlab" w:date="2015-05-21T00:17:00Z">
        <w:r w:rsidR="00C7439B" w:rsidRPr="00240CAF" w:rsidDel="009A47A1">
          <w:delText xml:space="preserve"> are placed in </w:delText>
        </w:r>
        <w:r w:rsidR="009B6909" w:rsidRPr="00240CAF" w:rsidDel="009A47A1">
          <w:delText xml:space="preserve">the “cathode” </w:delText>
        </w:r>
      </w:del>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ins w:id="64" w:author="kofrlab" w:date="2015-05-21T00:17:00Z">
        <w:r w:rsidR="009A47A1">
          <w:t xml:space="preserve"> </w:t>
        </w:r>
        <w:r w:rsidR="009A47A1" w:rsidRPr="00240CAF">
          <w:t>are placed in the “cathode”</w:t>
        </w:r>
      </w:ins>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del w:id="65" w:author="kofrlab" w:date="2015-05-21T00:19:00Z">
        <w:r w:rsidR="00776C84" w:rsidRPr="00240CAF" w:rsidDel="009A47A1">
          <w:delText xml:space="preserve"> I</w:delText>
        </w:r>
        <w:r w:rsidR="009B6909" w:rsidRPr="00240CAF" w:rsidDel="009A47A1">
          <w:delText xml:space="preserve">nto </w:delText>
        </w:r>
        <w:r w:rsidR="00776C84" w:rsidRPr="00240CAF" w:rsidDel="009A47A1">
          <w:delText xml:space="preserve">the </w:delText>
        </w:r>
        <w:r w:rsidR="009B6909" w:rsidRPr="00240CAF" w:rsidDel="009A47A1">
          <w:delText>“anode”</w:delText>
        </w:r>
      </w:del>
      <w:r w:rsidR="009B6909" w:rsidRPr="00240CAF">
        <w:t xml:space="preserve"> </w:t>
      </w:r>
      <w:del w:id="66" w:author="kofrlab" w:date="2015-05-21T00:18:00Z">
        <w:r w:rsidR="00776C84" w:rsidRPr="00240CAF" w:rsidDel="009A47A1">
          <w:delText xml:space="preserve">are placed </w:delText>
        </w:r>
        <w:r w:rsidR="009B6909" w:rsidRPr="00240CAF" w:rsidDel="009A47A1">
          <w:delText>t</w:delText>
        </w:r>
      </w:del>
      <w:ins w:id="67" w:author="kofrlab" w:date="2015-05-21T00:19:00Z">
        <w:r w:rsidR="009A47A1">
          <w:t>T</w:t>
        </w:r>
      </w:ins>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ins w:id="68" w:author="kofrlab" w:date="2015-05-21T00:18:00Z">
        <w:r w:rsidR="009A47A1">
          <w:t xml:space="preserve"> </w:t>
        </w:r>
        <w:r w:rsidR="009A47A1" w:rsidRPr="00240CAF">
          <w:t>are placed</w:t>
        </w:r>
      </w:ins>
      <w:ins w:id="69" w:author="kofrlab" w:date="2015-05-21T00:19:00Z">
        <w:r w:rsidR="009A47A1">
          <w:t xml:space="preserve"> i</w:t>
        </w:r>
        <w:r w:rsidR="009A47A1" w:rsidRPr="00240CAF">
          <w:t>nto the “anode”</w:t>
        </w:r>
      </w:ins>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14:paraId="58878495" w14:textId="7062A4AF"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ins w:id="70" w:author="kofrlab" w:date="2015-05-20T22:58:00Z">
        <w:r w:rsidR="00CD2CC4">
          <w:br/>
        </w:r>
      </w:ins>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ins w:id="71" w:author="Marek Mateják" w:date="2015-05-21T03:50:00Z">
        <w:r w:rsidR="006630D9">
          <w:t>Transfer</w:t>
        </w:r>
      </w:ins>
      <w:del w:id="72" w:author="Marek Mateják" w:date="2015-05-20T17:08:00Z">
        <w:r w:rsidR="006B15F8" w:rsidRPr="00240CAF" w:rsidDel="00404767">
          <w:delText>e</w:delText>
        </w:r>
      </w:del>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connected in </w:t>
      </w:r>
      <w:ins w:id="73" w:author="Marek Mateják" w:date="2015-05-21T03:52:00Z">
        <w:r w:rsidR="006630D9">
          <w:t>i</w:t>
        </w:r>
      </w:ins>
      <w:del w:id="74" w:author="Marek Mateják" w:date="2015-05-21T03:52:00Z">
        <w:r w:rsidR="003E1277" w:rsidRPr="00240CAF" w:rsidDel="006630D9">
          <w:delText>I</w:delText>
        </w:r>
      </w:del>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stoichiometric </w:t>
      </w:r>
      <w:r w:rsidR="000650F3" w:rsidRPr="00240CAF">
        <w:lastRenderedPageBreak/>
        <w:t>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14:paraId="61F62AE2" w14:textId="1354B341"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ins w:id="75" w:author="Marek Mateják" w:date="2015-05-21T03:54:00Z">
        <w:r w:rsidR="006630D9">
          <w:t xml:space="preserve"> transfer component</w:t>
        </w:r>
      </w:ins>
      <w:r w:rsidR="009B6909" w:rsidRPr="00240CAF">
        <w:t>.</w:t>
      </w:r>
    </w:p>
    <w:p w14:paraId="3BD80960" w14:textId="77777777"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14:paraId="69EC8994" w14:textId="77777777" w:rsidR="009B6909" w:rsidRPr="00240CAF" w:rsidRDefault="009B6909" w:rsidP="005E0C92">
      <w:pPr>
        <w:pStyle w:val="Nadpis1"/>
      </w:pPr>
      <w:r w:rsidRPr="00240CAF">
        <w:t xml:space="preserve">Example of </w:t>
      </w:r>
      <w:r w:rsidR="00EC77AA" w:rsidRPr="00240CAF">
        <w:t>the Hydrogen Burning Engine</w:t>
      </w:r>
    </w:p>
    <w:p w14:paraId="3266ED93" w14:textId="77777777"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Pr="00240CAF">
        <w:t xml:space="preserve"> </w:t>
      </w:r>
      <w:r w:rsidR="00EC77AA" w:rsidRPr="00240CAF">
        <w:t xml:space="preserve">as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14:paraId="34F32BD9" w14:textId="77777777" w:rsidTr="00301B8E">
        <w:trPr>
          <w:trHeight w:val="419"/>
        </w:trPr>
        <w:tc>
          <w:tcPr>
            <w:tcW w:w="4418" w:type="pct"/>
            <w:vAlign w:val="center"/>
          </w:tcPr>
          <w:p w14:paraId="31B4EF14" w14:textId="77777777"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14:paraId="0544A178" w14:textId="77777777"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3</w:t>
            </w:r>
            <w:r w:rsidR="003E38B9" w:rsidRPr="00240CAF">
              <w:rPr>
                <w:sz w:val="21"/>
                <w:szCs w:val="21"/>
              </w:rPr>
              <w:fldChar w:fldCharType="end"/>
            </w:r>
            <w:r w:rsidRPr="00240CAF">
              <w:rPr>
                <w:rFonts w:ascii="Times New Roman" w:hAnsi="Times New Roman" w:cs="Times New Roman"/>
                <w:sz w:val="21"/>
                <w:szCs w:val="21"/>
                <w:lang w:val="en-US"/>
              </w:rPr>
              <w:t>)</w:t>
            </w:r>
          </w:p>
        </w:tc>
      </w:tr>
    </w:tbl>
    <w:p w14:paraId="6FE5E099" w14:textId="77777777"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14:paraId="60E63355" w14:textId="2BA82797"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chemical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ins w:id="76" w:author="Marek Mateják" w:date="2015-05-21T03:57:00Z">
        <w:r w:rsidR="006630D9">
          <w:t>,</w:t>
        </w:r>
      </w:ins>
      <w:del w:id="77" w:author="Marek Mateják" w:date="2015-05-21T03:57:00Z">
        <w:r w:rsidR="009B6909" w:rsidRPr="00240CAF" w:rsidDel="006630D9">
          <w:delText xml:space="preserve">. The </w:delText>
        </w:r>
        <w:r w:rsidR="000B386F" w:rsidRPr="00240CAF" w:rsidDel="006630D9">
          <w:delText>example is</w:delText>
        </w:r>
      </w:del>
      <w:r w:rsidR="000B386F" w:rsidRPr="00240CAF">
        <w:t xml:space="preserve"> labeled</w:t>
      </w:r>
      <w:r w:rsidR="00F72557">
        <w:t xml:space="preserve"> ‘idealGas’</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ins w:id="78" w:author="Marek Mateják" w:date="2015-05-21T03:58:00Z">
        <w:r w:rsidR="006630D9">
          <w:t xml:space="preserve">chemical </w:t>
        </w:r>
      </w:ins>
      <w:r w:rsidR="009B6909" w:rsidRPr="00240CAF">
        <w:t>substance</w:t>
      </w:r>
      <w:r w:rsidR="00736356" w:rsidRPr="00240CAF">
        <w:t>s</w:t>
      </w:r>
      <w:ins w:id="79" w:author="Marek Mateják" w:date="2015-05-21T03:58:00Z">
        <w:r w:rsidR="006630D9">
          <w:t xml:space="preserve"> of the reaction (1)</w:t>
        </w:r>
      </w:ins>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ins w:id="80" w:author="Marek Mateják" w:date="2015-05-21T03:59:00Z">
        <w:r w:rsidR="006630D9">
          <w:t>state of matter</w:t>
        </w:r>
      </w:ins>
      <w:del w:id="81" w:author="Marek Mateják" w:date="2015-05-21T03:59:00Z">
        <w:r w:rsidR="009B6909" w:rsidRPr="00240CAF" w:rsidDel="006630D9">
          <w:delText>substance</w:delText>
        </w:r>
        <w:r w:rsidR="009C4910" w:rsidRPr="00240CAF" w:rsidDel="006630D9">
          <w:delText xml:space="preserve"> model</w:delText>
        </w:r>
      </w:del>
      <w:r w:rsidR="009C4910" w:rsidRPr="00240CAF">
        <w:t xml:space="preserve"> </w:t>
      </w:r>
      <w:r w:rsidR="009B6909" w:rsidRPr="00240CAF">
        <w:t xml:space="preserve">must be changed to some </w:t>
      </w:r>
      <w:r w:rsidR="009C4910" w:rsidRPr="00240CAF">
        <w:t>gas</w:t>
      </w:r>
      <w:del w:id="82" w:author="Marek Mateják" w:date="2015-05-21T03:59:00Z">
        <w:r w:rsidR="009C4910" w:rsidRPr="00240CAF" w:rsidDel="00A6773D">
          <w:delText xml:space="preserve">’s </w:delText>
        </w:r>
        <w:r w:rsidR="00F72557" w:rsidDel="00A6773D">
          <w:delText>state of matter</w:delText>
        </w:r>
      </w:del>
      <w:r w:rsidR="009C4910" w:rsidRPr="00240CAF">
        <w:t>,</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r w:rsidR="009B6909" w:rsidRPr="00240CAF">
        <w:t>Interfaces.IdealGas</w:t>
      </w:r>
      <w:del w:id="83" w:author="Marek Mateják" w:date="2015-05-21T03:59:00Z">
        <w:r w:rsidR="009B6909" w:rsidRPr="00240CAF" w:rsidDel="00A6773D">
          <w:delText>SubstanceModel</w:delText>
        </w:r>
      </w:del>
      <w:r w:rsidR="009C4910" w:rsidRPr="00240CAF">
        <w:t>’</w:t>
      </w:r>
      <w:r w:rsidR="009B6909" w:rsidRPr="00240CAF">
        <w:t>. The substance data must be selected</w:t>
      </w:r>
      <w:del w:id="84" w:author="Marek Mateják" w:date="2015-05-21T04:01:00Z">
        <w:r w:rsidR="009B6909" w:rsidRPr="00240CAF" w:rsidDel="00A6773D">
          <w:delText xml:space="preserve"> </w:delText>
        </w:r>
      </w:del>
      <w:ins w:id="85" w:author="Marek Mateják" w:date="2015-05-21T04:01:00Z">
        <w:r w:rsidR="00A6773D">
          <w:t xml:space="preserve"> </w:t>
        </w:r>
      </w:ins>
      <w:r w:rsidR="009B6909" w:rsidRPr="00240CAF">
        <w:t>to</w:t>
      </w:r>
      <w:del w:id="86" w:author="Marek Mateják" w:date="2015-05-21T04:01:00Z">
        <w:r w:rsidR="009B6909" w:rsidRPr="00240CAF" w:rsidDel="00A6773D">
          <w:delText xml:space="preserve"> </w:delText>
        </w:r>
      </w:del>
      <w:ins w:id="87" w:author="Marek Mateják" w:date="2015-05-21T04:01:00Z">
        <w:r w:rsidR="00A6773D">
          <w:t xml:space="preserve"> </w:t>
        </w:r>
      </w:ins>
      <w:r w:rsidR="009B6909" w:rsidRPr="00240CAF">
        <w:t>define</w:t>
      </w:r>
      <w:del w:id="88" w:author="Marek Mateják" w:date="2015-05-21T04:01:00Z">
        <w:r w:rsidR="009B6909" w:rsidRPr="00240CAF" w:rsidDel="00A6773D">
          <w:delText xml:space="preserve"> </w:delText>
        </w:r>
      </w:del>
      <w:ins w:id="89" w:author="kofrlab" w:date="2015-05-20T23:01:00Z">
        <w:del w:id="90" w:author="Marek Mateják" w:date="2015-05-21T04:01:00Z">
          <w:r w:rsidR="00CD2CC4" w:rsidDel="00A6773D">
            <w:br/>
          </w:r>
        </w:del>
      </w:ins>
      <w:ins w:id="91" w:author="Marek Mateják" w:date="2015-05-21T04:01:00Z">
        <w:r w:rsidR="00A6773D">
          <w:t xml:space="preserve"> </w:t>
        </w:r>
      </w:ins>
      <w:r w:rsidR="009B6909" w:rsidRPr="00240CAF">
        <w:t>the appropriate substance</w:t>
      </w:r>
      <w:r w:rsidR="00E151C9" w:rsidRPr="00240CAF">
        <w:t>s</w:t>
      </w:r>
      <w:r w:rsidR="009B6909" w:rsidRPr="00240CAF">
        <w:t xml:space="preserve"> </w:t>
      </w:r>
      <w:ins w:id="92" w:author="Marek Mateják" w:date="2015-05-21T04:01:00Z">
        <w:r w:rsidR="00A6773D">
          <w:t xml:space="preserve">such </w:t>
        </w:r>
      </w:ins>
      <w:r w:rsidR="009B6909" w:rsidRPr="00240CAF">
        <w:t>as</w:t>
      </w:r>
      <w:ins w:id="93" w:author="Marek Mateják" w:date="2015-05-21T04:00:00Z">
        <w:r w:rsidR="00A6773D">
          <w:t xml:space="preserve"> ‘</w:t>
        </w:r>
      </w:ins>
      <w:del w:id="94" w:author="Marek Mateják" w:date="2015-05-21T04:00:00Z">
        <w:r w:rsidR="009B6909" w:rsidRPr="00240CAF" w:rsidDel="00A6773D">
          <w:delText xml:space="preserve"> </w:delText>
        </w:r>
        <w:r w:rsidR="00786A60" w:rsidRPr="00240CAF" w:rsidDel="00A6773D">
          <w:delText>‘</w:delText>
        </w:r>
        <w:r w:rsidR="009B6909" w:rsidRPr="00240CAF" w:rsidDel="00A6773D">
          <w:delText>Examples.Substances.</w:delText>
        </w:r>
      </w:del>
      <w:r w:rsidR="009B6909" w:rsidRPr="00240CAF">
        <w:t>Hydrogen_gas</w:t>
      </w:r>
      <w:r w:rsidR="00786A60" w:rsidRPr="00240CAF">
        <w:t>’</w:t>
      </w:r>
      <w:r w:rsidR="009B6909" w:rsidRPr="00240CAF">
        <w:t>,</w:t>
      </w:r>
      <w:ins w:id="95" w:author="Marek Mateják" w:date="2015-05-21T04:00:00Z">
        <w:r w:rsidR="00A6773D">
          <w:t xml:space="preserve"> </w:t>
        </w:r>
      </w:ins>
      <w:del w:id="96" w:author="Marek Mateják" w:date="2015-05-21T04:00:00Z">
        <w:r w:rsidR="00E151C9" w:rsidRPr="00240CAF" w:rsidDel="00A6773D">
          <w:delText xml:space="preserve"> </w:delText>
        </w:r>
      </w:del>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ins w:id="97" w:author="Marek Mateják" w:date="2015-05-21T04:00:00Z">
        <w:r w:rsidR="00A6773D">
          <w:t xml:space="preserve"> in </w:t>
        </w:r>
        <w:r w:rsidR="00A6773D">
          <w:lastRenderedPageBreak/>
          <w:t xml:space="preserve">package </w:t>
        </w:r>
      </w:ins>
      <w:ins w:id="98" w:author="Marek Mateják" w:date="2015-05-21T04:01:00Z">
        <w:r w:rsidR="00A6773D" w:rsidRPr="00240CAF">
          <w:t>‘Examples.Substances</w:t>
        </w:r>
        <w:r w:rsidR="00A6773D">
          <w:t>’</w:t>
        </w:r>
      </w:ins>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ins w:id="99" w:author="Marek Mateják" w:date="2015-05-21T04:02:00Z">
        <w:r w:rsidR="00A6773D">
          <w:t xml:space="preserve">vapor </w:t>
        </w:r>
      </w:ins>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14:paraId="7A4C377D" w14:textId="77777777" w:rsidR="006C7BC8" w:rsidRDefault="006C7BC8" w:rsidP="00F002F8">
      <w:pPr>
        <w:pStyle w:val="BodyTextIndented"/>
      </w:pPr>
    </w:p>
    <w:p w14:paraId="6D03A46B" w14:textId="77777777" w:rsidR="00A6773D" w:rsidRDefault="00A6773D" w:rsidP="006C7BC8">
      <w:pPr>
        <w:pStyle w:val="FigureCaption"/>
        <w:rPr>
          <w:ins w:id="100" w:author="Marek Mateják" w:date="2015-05-21T04:04:00Z"/>
          <w:b/>
        </w:rPr>
      </w:pPr>
    </w:p>
    <w:p w14:paraId="58F9C107" w14:textId="77777777" w:rsidR="006C7BC8" w:rsidRPr="006C7BC8" w:rsidRDefault="006C7BC8" w:rsidP="006C7BC8">
      <w:pPr>
        <w:pStyle w:val="FigureCaption"/>
      </w:pPr>
      <w:r w:rsidRPr="006C7BC8">
        <w:rPr>
          <w:b/>
        </w:rPr>
        <w:t xml:space="preserve">Figure </w:t>
      </w:r>
      <w:r w:rsidR="003E38B9" w:rsidRPr="006C7BC8">
        <w:rPr>
          <w:b/>
        </w:rPr>
        <w:fldChar w:fldCharType="begin"/>
      </w:r>
      <w:r w:rsidRPr="006C7BC8">
        <w:rPr>
          <w:b/>
        </w:rPr>
        <w:instrText xml:space="preserve"> SEQ Figure \* ARABIC </w:instrText>
      </w:r>
      <w:r w:rsidR="003E38B9" w:rsidRPr="006C7BC8">
        <w:rPr>
          <w:b/>
        </w:rPr>
        <w:fldChar w:fldCharType="separate"/>
      </w:r>
      <w:r w:rsidR="004A11B7">
        <w:rPr>
          <w:b/>
          <w:noProof/>
        </w:rPr>
        <w:t>4</w:t>
      </w:r>
      <w:r w:rsidR="003E38B9" w:rsidRPr="006C7BC8">
        <w:rPr>
          <w:b/>
        </w:rPr>
        <w:fldChar w:fldCharType="end"/>
      </w:r>
      <w:r w:rsidRPr="006C7BC8">
        <w:rPr>
          <w:b/>
        </w:rPr>
        <w:t>.</w:t>
      </w:r>
      <w:r w:rsidRPr="00240CAF">
        <w:t xml:space="preserve"> </w:t>
      </w:r>
      <w:r w:rsidRPr="006C7BC8">
        <w:t>A hydrogen-burning engine with the spring above the piston and cooling to provide an environment with a constant temperature.</w:t>
      </w:r>
    </w:p>
    <w:p w14:paraId="006F04E2" w14:textId="77777777" w:rsidR="006C7BC8" w:rsidRDefault="006C7BC8" w:rsidP="00F002F8">
      <w:pPr>
        <w:pStyle w:val="BodyTextIndented"/>
      </w:pPr>
    </w:p>
    <w:p w14:paraId="3E1B15B0" w14:textId="77777777" w:rsidR="004146BB" w:rsidDel="00B43646" w:rsidRDefault="00B73324" w:rsidP="00F002F8">
      <w:pPr>
        <w:pStyle w:val="BodyTextIndented"/>
        <w:rPr>
          <w:del w:id="101" w:author="kofrlab" w:date="2015-05-20T23:32: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lastRenderedPageBreak/>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 xml:space="preserve">robust mechanical model.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14:paraId="301BD4A3" w14:textId="77777777" w:rsidR="006C7BC8" w:rsidRDefault="006C7BC8" w:rsidP="00F002F8">
      <w:pPr>
        <w:pStyle w:val="BodyTextIndented"/>
      </w:pPr>
    </w:p>
    <w:p w14:paraId="36B92C09" w14:textId="77777777" w:rsidR="00A27CC3" w:rsidRDefault="003C45A4" w:rsidP="00A27CC3">
      <w:pPr>
        <w:pStyle w:val="Titulek"/>
      </w:pPr>
      <w:ins w:id="102" w:author="kofrlab" w:date="2015-05-20T23:30:00Z">
        <w:r>
          <w:rPr>
            <w:noProof/>
          </w:rPr>
          <w:drawing>
            <wp:anchor distT="0" distB="0" distL="114300" distR="114300" simplePos="0" relativeHeight="251668480" behindDoc="0" locked="0" layoutInCell="1" allowOverlap="0" wp14:anchorId="54CF2631" wp14:editId="29F915BF">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ins>
      <w:r w:rsidR="000B5215">
        <w:pict w14:anchorId="37F4C378">
          <v:shape id="_x0000_i1025" type="#_x0000_t75" style="width:233.4pt;height:304.8pt">
            <v:imagedata r:id="rId15" o:title="F5"/>
          </v:shape>
        </w:pict>
      </w:r>
    </w:p>
    <w:p w14:paraId="78DB1F4C" w14:textId="77777777" w:rsidR="00416706" w:rsidRPr="00416706" w:rsidDel="00B43646" w:rsidRDefault="00416706" w:rsidP="00416706">
      <w:pPr>
        <w:rPr>
          <w:del w:id="103" w:author="kofrlab" w:date="2015-05-20T23:31:00Z"/>
        </w:rPr>
      </w:pPr>
    </w:p>
    <w:p w14:paraId="094C9223" w14:textId="3FC79189" w:rsidR="00A27CC3" w:rsidRDefault="00A27CC3" w:rsidP="00A27CC3">
      <w:pPr>
        <w:pStyle w:val="Titulek"/>
        <w:rPr>
          <w:rStyle w:val="FigureCaptionChar"/>
          <w:b w:val="0"/>
        </w:rPr>
      </w:pPr>
      <w:r w:rsidRPr="00240CAF">
        <w:t xml:space="preserve">Figure </w:t>
      </w:r>
      <w:fldSimple w:instr=" SEQ Figure \* ARABIC ">
        <w:r w:rsidR="004A11B7">
          <w:rPr>
            <w:noProof/>
          </w:rPr>
          <w:t>5</w:t>
        </w:r>
      </w:fldSimple>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ins w:id="104" w:author="Marek Mateják" w:date="2015-05-21T04:06:00Z">
        <w:r w:rsidR="00A6773D">
          <w:rPr>
            <w:rStyle w:val="FigureCaptionChar"/>
            <w:b w:val="0"/>
          </w:rPr>
          <w:t xml:space="preserve">immediately </w:t>
        </w:r>
      </w:ins>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14:paraId="598EEF01" w14:textId="77777777" w:rsidR="00416706" w:rsidRPr="00416706" w:rsidDel="00B43646" w:rsidRDefault="00416706" w:rsidP="00416706">
      <w:pPr>
        <w:rPr>
          <w:del w:id="105" w:author="kofrlab" w:date="2015-05-20T23:31:00Z"/>
        </w:rPr>
      </w:pPr>
    </w:p>
    <w:p w14:paraId="5B73CC3C" w14:textId="77777777" w:rsidR="009B6909" w:rsidRPr="00240CAF" w:rsidRDefault="009B6909" w:rsidP="001529F7">
      <w:pPr>
        <w:pStyle w:val="Nadpis1"/>
      </w:pPr>
      <w:r w:rsidRPr="00240CAF">
        <w:t xml:space="preserve">Example of </w:t>
      </w:r>
      <w:r w:rsidR="00D22B7F" w:rsidRPr="00240CAF">
        <w:t>Chloride Shift</w:t>
      </w:r>
    </w:p>
    <w:p w14:paraId="046EEF98" w14:textId="66270790" w:rsidR="006C2A8A" w:rsidDel="00B43646" w:rsidRDefault="003204D2" w:rsidP="003204D2">
      <w:pPr>
        <w:pStyle w:val="Body"/>
        <w:rPr>
          <w:del w:id="106" w:author="kofrlab" w:date="2015-05-20T23:32: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ins w:id="107" w:author="Marek Mateják" w:date="2015-05-21T04:07:00Z">
        <w:r w:rsidR="00A6773D">
          <w:t xml:space="preserve">such </w:t>
        </w:r>
      </w:ins>
      <w:r w:rsidRPr="00240CAF">
        <w:t xml:space="preserve">as described in </w:t>
      </w:r>
      <w:r w:rsidR="003E38B9" w:rsidRPr="00240CAF">
        <w:fldChar w:fldCharType="begin"/>
      </w:r>
      <w:r w:rsidRPr="00240CAF">
        <w:instrText xml:space="preserve"> ADDIN EN.CITE &lt;EndNote&gt;&lt;Cite&gt;&lt;Author&gt;Mateják&lt;/Author&gt;&lt;Year&gt;2015&lt;/Year&gt;&lt;RecNum&gt;110&lt;/RecNum&gt;&lt;DisplayText&gt;(Mateják, et al., 2015)&lt;/DisplayText&gt;&lt;record&gt;&lt;rec-number&gt;110&lt;/rec-number&gt;&lt;foreign-keys&gt;&lt;key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3E38B9" w:rsidRPr="00240CAF">
        <w:fldChar w:fldCharType="separate"/>
      </w:r>
      <w:r w:rsidRPr="00240CAF">
        <w:t>(Mateják, et al., 2015)</w:t>
      </w:r>
      <w:r w:rsidR="003E38B9"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ins w:id="108" w:author="kofrlab" w:date="2015-05-20T23:45:00Z">
        <w:r w:rsidR="00523FA7" w:rsidRPr="00240CAF">
          <w:t>of CO</w:t>
        </w:r>
        <w:r w:rsidR="00523FA7" w:rsidRPr="00240CAF">
          <w:rPr>
            <w:vertAlign w:val="subscript"/>
          </w:rPr>
          <w:t>2</w:t>
        </w:r>
        <w:r w:rsidR="00523FA7" w:rsidRPr="00240CAF">
          <w:t>,</w:t>
        </w:r>
        <w:r w:rsidR="00523FA7">
          <w:t xml:space="preserve"> it must be </w:t>
        </w:r>
      </w:ins>
    </w:p>
    <w:p w14:paraId="2EEA4CDF" w14:textId="77777777" w:rsidR="00954A48" w:rsidRDefault="00954A48">
      <w:pPr>
        <w:pStyle w:val="Body"/>
        <w:pPrChange w:id="109" w:author="kofrlab" w:date="2015-05-20T23:32:00Z">
          <w:pPr>
            <w:pStyle w:val="BodyTextIndented"/>
          </w:pPr>
        </w:pPrChange>
      </w:pPr>
    </w:p>
    <w:p w14:paraId="6D93D8C2" w14:textId="77777777"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14:paraId="5BEF6AD5" w14:textId="77777777" w:rsidR="00370C1A" w:rsidDel="00BD236F" w:rsidRDefault="003C45A4" w:rsidP="00416706">
      <w:pPr>
        <w:pStyle w:val="Body"/>
        <w:jc w:val="center"/>
        <w:rPr>
          <w:del w:id="110" w:author="kofrlab" w:date="2015-05-20T23:33:00Z"/>
        </w:rPr>
      </w:pPr>
      <w:del w:id="111" w:author="kofrlab" w:date="2015-05-20T23:33:00Z">
        <w:r>
          <w:rPr>
            <w:noProof/>
          </w:rPr>
          <w:lastRenderedPageBreak/>
          <w:drawing>
            <wp:inline distT="0" distB="0" distL="0" distR="0" wp14:anchorId="21915E63" wp14:editId="60DEC59E">
              <wp:extent cx="4091940" cy="4091940"/>
              <wp:effectExtent l="1905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91940" cy="4091940"/>
                      </a:xfrm>
                      <a:prstGeom prst="rect">
                        <a:avLst/>
                      </a:prstGeom>
                      <a:noFill/>
                      <a:ln>
                        <a:noFill/>
                      </a:ln>
                    </pic:spPr>
                  </pic:pic>
                </a:graphicData>
              </a:graphic>
            </wp:inline>
          </w:drawing>
        </w:r>
      </w:del>
    </w:p>
    <w:p w14:paraId="0AE25E00" w14:textId="77777777" w:rsidR="00370C1A" w:rsidRDefault="003C45A4" w:rsidP="003204D2">
      <w:pPr>
        <w:pStyle w:val="Body"/>
      </w:pPr>
      <w:ins w:id="112" w:author="kofrlab" w:date="2015-05-20T23:33:00Z">
        <w:r>
          <w:rPr>
            <w:noProof/>
          </w:rPr>
          <w:drawing>
            <wp:inline distT="0" distB="0" distL="0" distR="0" wp14:anchorId="5D502D71" wp14:editId="67EC293B">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ins>
    </w:p>
    <w:p w14:paraId="293CD9B4" w14:textId="77777777" w:rsidR="00954A48" w:rsidRDefault="006C2A8A" w:rsidP="0045457F">
      <w:pPr>
        <w:pStyle w:val="Body"/>
        <w:jc w:val="left"/>
        <w:rPr>
          <w:rStyle w:val="FigureCaptionChar"/>
          <w:sz w:val="20"/>
          <w:szCs w:val="20"/>
        </w:rPr>
      </w:pPr>
      <w:r w:rsidRPr="000E7C84">
        <w:rPr>
          <w:b/>
          <w:sz w:val="20"/>
          <w:szCs w:val="20"/>
        </w:rPr>
        <w:t xml:space="preserve">Figure </w:t>
      </w:r>
      <w:r w:rsidR="003E38B9" w:rsidRPr="000E7C84">
        <w:rPr>
          <w:b/>
          <w:sz w:val="20"/>
          <w:szCs w:val="20"/>
        </w:rPr>
        <w:fldChar w:fldCharType="begin"/>
      </w:r>
      <w:r w:rsidRPr="000E7C84">
        <w:rPr>
          <w:b/>
          <w:sz w:val="20"/>
          <w:szCs w:val="20"/>
        </w:rPr>
        <w:instrText xml:space="preserve"> SEQ Figure \* ARABIC </w:instrText>
      </w:r>
      <w:r w:rsidR="003E38B9" w:rsidRPr="000E7C84">
        <w:rPr>
          <w:b/>
          <w:sz w:val="20"/>
          <w:szCs w:val="20"/>
        </w:rPr>
        <w:fldChar w:fldCharType="separate"/>
      </w:r>
      <w:r w:rsidR="004A11B7">
        <w:rPr>
          <w:b/>
          <w:noProof/>
          <w:sz w:val="20"/>
          <w:szCs w:val="20"/>
        </w:rPr>
        <w:t>6</w:t>
      </w:r>
      <w:r w:rsidR="003E38B9"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14:paraId="1E788E9B" w14:textId="77777777" w:rsidR="006C2A8A" w:rsidDel="00B43646" w:rsidRDefault="006C2A8A" w:rsidP="006C2A8A">
      <w:pPr>
        <w:pStyle w:val="BodyTextIndented"/>
        <w:rPr>
          <w:del w:id="113" w:author="kofrlab" w:date="2015-05-20T23:32:00Z"/>
        </w:rPr>
      </w:pPr>
    </w:p>
    <w:p w14:paraId="12039D57" w14:textId="77777777" w:rsidR="006C2A8A" w:rsidRDefault="006C2A8A" w:rsidP="006C2A8A">
      <w:pPr>
        <w:pStyle w:val="BodyTextIndented"/>
      </w:pPr>
    </w:p>
    <w:p w14:paraId="2FB7BB98" w14:textId="77777777"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14:paraId="36A47768" w14:textId="77777777" w:rsidR="003204D2" w:rsidRPr="00240CAF" w:rsidRDefault="003204D2" w:rsidP="003204D2">
      <w:pPr>
        <w:pStyle w:val="Body"/>
      </w:pPr>
      <w:del w:id="114" w:author="kofrlab" w:date="2015-05-20T23:46:00Z">
        <w:r w:rsidRPr="00240CAF" w:rsidDel="00523FA7">
          <w:lastRenderedPageBreak/>
          <w:delText>of CO</w:delText>
        </w:r>
        <w:r w:rsidRPr="00240CAF" w:rsidDel="00523FA7">
          <w:rPr>
            <w:vertAlign w:val="subscript"/>
          </w:rPr>
          <w:delText>2</w:delText>
        </w:r>
        <w:r w:rsidR="007904A3" w:rsidRPr="00240CAF" w:rsidDel="00523FA7">
          <w:delText>,</w:delText>
        </w:r>
        <w:r w:rsidRPr="00240CAF" w:rsidDel="00523FA7">
          <w:delText xml:space="preserve"> it must be </w:delText>
        </w:r>
      </w:del>
      <w:r w:rsidRPr="00240CAF">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14:paraId="2B39B12F" w14:textId="77777777" w:rsidTr="00A45F5E">
        <w:trPr>
          <w:trHeight w:val="408"/>
        </w:trPr>
        <w:tc>
          <w:tcPr>
            <w:tcW w:w="4418" w:type="pct"/>
            <w:vAlign w:val="center"/>
          </w:tcPr>
          <w:p w14:paraId="5E85ABAB" w14:textId="77777777"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14:paraId="4917A59F" w14:textId="77777777"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3E38B9"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3E38B9" w:rsidRPr="00240CAF">
              <w:rPr>
                <w:sz w:val="21"/>
                <w:szCs w:val="21"/>
              </w:rPr>
              <w:fldChar w:fldCharType="separate"/>
            </w:r>
            <w:r w:rsidR="004A11B7">
              <w:rPr>
                <w:rFonts w:ascii="Times New Roman" w:hAnsi="Times New Roman" w:cs="Times New Roman"/>
                <w:noProof/>
                <w:sz w:val="21"/>
                <w:szCs w:val="21"/>
                <w:lang w:val="en-US"/>
              </w:rPr>
              <w:t>4</w:t>
            </w:r>
            <w:r w:rsidR="003E38B9" w:rsidRPr="00240CAF">
              <w:rPr>
                <w:sz w:val="21"/>
                <w:szCs w:val="21"/>
              </w:rPr>
              <w:fldChar w:fldCharType="end"/>
            </w:r>
            <w:r w:rsidRPr="00240CAF">
              <w:rPr>
                <w:rFonts w:ascii="Times New Roman" w:hAnsi="Times New Roman" w:cs="Times New Roman"/>
                <w:sz w:val="21"/>
                <w:szCs w:val="21"/>
                <w:lang w:val="en-US"/>
              </w:rPr>
              <w:t>)</w:t>
            </w:r>
          </w:p>
        </w:tc>
      </w:tr>
    </w:tbl>
    <w:p w14:paraId="5F4F2B8B" w14:textId="77777777"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14:paraId="7B465AAB" w14:textId="77777777"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w:t>
      </w:r>
      <w:r w:rsidR="009B6909" w:rsidRPr="00240CAF">
        <w:lastRenderedPageBreak/>
        <w:t xml:space="preserve">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chemical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14:paraId="551156E5" w14:textId="77777777"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520580" w:rsidRPr="00240CAF">
        <w:t xml:space="preserve">making it </w:t>
      </w:r>
      <w:r w:rsidRPr="00240CAF">
        <w:t>agree with experimental data</w:t>
      </w:r>
      <w:r w:rsidR="00575DF4" w:rsidRPr="00240CAF">
        <w:t xml:space="preserve"> by </w:t>
      </w:r>
      <w:r w:rsidR="003E38B9" w:rsidRPr="00240CAF">
        <w:fldChar w:fldCharType="begin"/>
      </w:r>
      <w:r w:rsidR="00B44B81" w:rsidRPr="00240CAF">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3E38B9" w:rsidRPr="00240CAF">
        <w:fldChar w:fldCharType="separate"/>
      </w:r>
      <w:r w:rsidR="00B44B81" w:rsidRPr="00240CAF">
        <w:t>(Gedde and Huestis, 1997)</w:t>
      </w:r>
      <w:r w:rsidR="003E38B9"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3E38B9" w:rsidRPr="00240CAF">
        <w:fldChar w:fldCharType="begin"/>
      </w:r>
      <w:r w:rsidR="00575DF4"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3E38B9" w:rsidRPr="00240CAF">
        <w:fldChar w:fldCharType="separate"/>
      </w:r>
      <w:r w:rsidR="00575DF4" w:rsidRPr="00240CAF">
        <w:t>(Raftos, et al., 1990)</w:t>
      </w:r>
      <w:r w:rsidR="003E38B9" w:rsidRPr="00240CAF">
        <w:fldChar w:fldCharType="end"/>
      </w:r>
      <w:r w:rsidRPr="00240CAF">
        <w:t xml:space="preserve">. </w:t>
      </w:r>
    </w:p>
    <w:p w14:paraId="153F63F0" w14:textId="77777777"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14:paraId="3BE9B25F" w14:textId="77777777" w:rsidR="009B6909" w:rsidRPr="00240CAF" w:rsidRDefault="009B6909" w:rsidP="005E0C92">
      <w:pPr>
        <w:pStyle w:val="Nadpis1"/>
      </w:pPr>
      <w:r w:rsidRPr="00240CAF">
        <w:lastRenderedPageBreak/>
        <w:t>Discussion</w:t>
      </w:r>
    </w:p>
    <w:p w14:paraId="0F6CCB98" w14:textId="77777777" w:rsidR="00927061" w:rsidRPr="00240CAF" w:rsidRDefault="00927061" w:rsidP="00927061">
      <w:pPr>
        <w:pStyle w:val="Body"/>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without realistic equilibria.</w:t>
      </w:r>
    </w:p>
    <w:p w14:paraId="5BCB3AF8" w14:textId="3F1CDA2C" w:rsidR="00037F3F" w:rsidRPr="00240CAF" w:rsidRDefault="00FD1BA2" w:rsidP="00037F3F">
      <w:pPr>
        <w:pStyle w:val="BodyTextIndented"/>
      </w:pPr>
      <w:r w:rsidRPr="00240CAF">
        <w:t xml:space="preserve">In the </w:t>
      </w:r>
      <w:ins w:id="115" w:author="kofrlab" w:date="2015-05-20T23:41:00Z">
        <w:r w:rsidR="00462676">
          <w:t>C</w:t>
        </w:r>
      </w:ins>
      <w:del w:id="116" w:author="kofrlab" w:date="2015-05-20T23:41:00Z">
        <w:r w:rsidR="00F50122" w:rsidRPr="00240CAF" w:rsidDel="00462676">
          <w:delText>c</w:delText>
        </w:r>
      </w:del>
      <w:r w:rsidR="00F50122" w:rsidRPr="00240CAF">
        <w:t xml:space="preserve">hemical </w:t>
      </w:r>
      <w:r w:rsidRPr="00240CAF">
        <w:t>library</w:t>
      </w:r>
      <w:r w:rsidR="00F50122" w:rsidRPr="00240CAF">
        <w:t>,</w:t>
      </w:r>
      <w:r w:rsidRPr="00240CAF">
        <w:t xml:space="preserve"> w</w:t>
      </w:r>
      <w:r w:rsidR="00655CEE" w:rsidRPr="00240CAF">
        <w:t>e carefully select</w:t>
      </w:r>
      <w:r w:rsidR="00F50122" w:rsidRPr="00240CAF">
        <w:t>ed</w:t>
      </w:r>
      <w:r w:rsidR="00655CEE" w:rsidRPr="00240CAF">
        <w:t xml:space="preserve"> </w:t>
      </w:r>
      <w:r w:rsidRPr="00240CAF">
        <w:t xml:space="preserve">only </w:t>
      </w:r>
      <w:r w:rsidR="00655CEE" w:rsidRPr="00240CAF">
        <w:t>the fundamental definitions</w:t>
      </w:r>
      <w:r w:rsidR="00CC0E24" w:rsidRPr="00240CAF">
        <w:t xml:space="preserve"> from physical chemistry and thermodynamics</w:t>
      </w:r>
      <w:r w:rsidRPr="00240CAF">
        <w:t xml:space="preserve"> </w:t>
      </w:r>
      <w:r w:rsidR="00655CEE" w:rsidRPr="00240CAF">
        <w:t xml:space="preserve">to derive </w:t>
      </w:r>
      <w:r w:rsidR="00CC0E24" w:rsidRPr="00240CAF">
        <w:t xml:space="preserve">other </w:t>
      </w:r>
      <w:r w:rsidR="00655CEE" w:rsidRPr="00240CAF">
        <w:t xml:space="preserve">known </w:t>
      </w:r>
      <w:r w:rsidR="00CC0E24" w:rsidRPr="00240CAF">
        <w:t xml:space="preserve">chemical </w:t>
      </w:r>
      <w:r w:rsidR="00655CEE" w:rsidRPr="00240CAF">
        <w:t xml:space="preserve">relations. </w:t>
      </w:r>
      <w:r w:rsidR="00CC0E24" w:rsidRPr="00240CAF">
        <w:t>For example</w:t>
      </w:r>
      <w:r w:rsidR="00F50122" w:rsidRPr="00240CAF">
        <w:t>,</w:t>
      </w:r>
      <w:r w:rsidR="00CC0E24" w:rsidRPr="00240CAF">
        <w:t xml:space="preserve"> </w:t>
      </w:r>
      <w:r w:rsidR="00203DF3" w:rsidRPr="00240CAF">
        <w:t xml:space="preserve">physical chemistry </w:t>
      </w:r>
      <w:r w:rsidR="00655CEE" w:rsidRPr="00240CAF">
        <w:t>defin</w:t>
      </w:r>
      <w:r w:rsidR="00203DF3" w:rsidRPr="00240CAF">
        <w:t>es</w:t>
      </w:r>
      <w:r w:rsidR="00655CEE" w:rsidRPr="00240CAF">
        <w:t xml:space="preserve"> </w:t>
      </w:r>
      <w:r w:rsidR="003A0405" w:rsidRPr="00240CAF">
        <w:t xml:space="preserve">an </w:t>
      </w:r>
      <w:r w:rsidR="00655CEE" w:rsidRPr="00240CAF">
        <w:t xml:space="preserve">electrochemical potential </w:t>
      </w:r>
      <w:r w:rsidR="00203DF3" w:rsidRPr="00240CAF">
        <w:t xml:space="preserve">for </w:t>
      </w:r>
      <w:r w:rsidR="00655CEE" w:rsidRPr="00240CAF">
        <w:t xml:space="preserve">each chemical substance in </w:t>
      </w:r>
      <w:r w:rsidR="00203DF3" w:rsidRPr="00240CAF">
        <w:t xml:space="preserve">a </w:t>
      </w:r>
      <w:r w:rsidR="00655CEE" w:rsidRPr="00240CAF">
        <w:t>homogen</w:t>
      </w:r>
      <w:r w:rsidR="00203DF3" w:rsidRPr="00240CAF">
        <w:t>e</w:t>
      </w:r>
      <w:r w:rsidR="00655CEE" w:rsidRPr="00240CAF">
        <w:t xml:space="preserve">ous chemical solution </w:t>
      </w:r>
      <w:r w:rsidR="00CC0E24" w:rsidRPr="00240CAF">
        <w:t>a</w:t>
      </w:r>
      <w:r w:rsidRPr="00240CAF">
        <w:t>s</w:t>
      </w:r>
      <w:r w:rsidR="00CC0E24" w:rsidRPr="00240CAF">
        <w:t xml:space="preserve"> </w:t>
      </w:r>
      <w:r w:rsidR="00462805" w:rsidRPr="00240CAF">
        <w:t xml:space="preserve">the </w:t>
      </w:r>
      <w:r w:rsidR="00CC0E24" w:rsidRPr="00240CAF">
        <w:t xml:space="preserve">composition of </w:t>
      </w:r>
      <w:r w:rsidR="003A0405" w:rsidRPr="00240CAF">
        <w:t>a relative</w:t>
      </w:r>
      <w:r w:rsidR="00203DF3" w:rsidRPr="00240CAF">
        <w:t>ly</w:t>
      </w:r>
      <w:r w:rsidR="003A0405" w:rsidRPr="00240CAF">
        <w:t xml:space="preserve"> </w:t>
      </w:r>
      <w:r w:rsidR="00CC0E24" w:rsidRPr="00240CAF">
        <w:t>pure substance</w:t>
      </w:r>
      <w:r w:rsidRPr="00240CAF">
        <w:t xml:space="preserve"> </w:t>
      </w:r>
      <w:r w:rsidR="00CC0E24" w:rsidRPr="00240CAF">
        <w:t>energy</w:t>
      </w:r>
      <w:r w:rsidRPr="00240CAF">
        <w:t xml:space="preserve"> (</w:t>
      </w:r>
      <w:r w:rsidR="003A0405" w:rsidRPr="00240CAF">
        <w:t xml:space="preserve">typically tabulated as </w:t>
      </w:r>
      <w:r w:rsidRPr="00240CAF">
        <w:t>free molar Gibbs energy of formation)</w:t>
      </w:r>
      <w:r w:rsidR="00CC0E24" w:rsidRPr="00240CAF">
        <w:t xml:space="preserve">, </w:t>
      </w:r>
      <w:r w:rsidR="003A0405" w:rsidRPr="00240CAF">
        <w:t xml:space="preserve">a </w:t>
      </w:r>
      <w:r w:rsidR="00CC0E24" w:rsidRPr="00240CAF">
        <w:t xml:space="preserve">chemical dissolution </w:t>
      </w:r>
      <w:r w:rsidR="00A069A5" w:rsidRPr="00240CAF">
        <w:t xml:space="preserve">component </w:t>
      </w:r>
      <w:r w:rsidR="00944FE7" w:rsidRPr="00240CAF">
        <w:t xml:space="preserve">of molar energy </w:t>
      </w:r>
      <w:r w:rsidR="00A069A5" w:rsidRPr="00240CAF">
        <w:t xml:space="preserve">(reflecting the concentration of the substance in the solution) </w:t>
      </w:r>
      <w:r w:rsidR="00CC0E24" w:rsidRPr="00240CAF">
        <w:t xml:space="preserve">and </w:t>
      </w:r>
      <w:r w:rsidR="003A0405" w:rsidRPr="00240CAF">
        <w:t xml:space="preserve">an </w:t>
      </w:r>
      <w:r w:rsidR="00CC0E24" w:rsidRPr="00240CAF">
        <w:t xml:space="preserve">electrical </w:t>
      </w:r>
      <w:r w:rsidR="00A069A5" w:rsidRPr="00240CAF">
        <w:t xml:space="preserve">component </w:t>
      </w:r>
      <w:r w:rsidR="00944FE7" w:rsidRPr="00240CAF">
        <w:t xml:space="preserve">of the molar energy </w:t>
      </w:r>
      <w:r w:rsidR="00172FC8" w:rsidRPr="00240CAF">
        <w:t>(</w:t>
      </w:r>
      <w:r w:rsidR="00A069A5" w:rsidRPr="00240CAF">
        <w:t>the electrical status</w:t>
      </w:r>
      <w:r w:rsidR="003A0405" w:rsidRPr="00240CAF">
        <w:t xml:space="preserve"> of the substance</w:t>
      </w:r>
      <w:r w:rsidR="00A069A5" w:rsidRPr="00240CAF">
        <w:t xml:space="preserve"> </w:t>
      </w:r>
      <w:r w:rsidR="00CC0E24" w:rsidRPr="00240CAF">
        <w:t xml:space="preserve">in </w:t>
      </w:r>
      <w:r w:rsidR="00A069A5" w:rsidRPr="00240CAF">
        <w:t xml:space="preserve">the </w:t>
      </w:r>
      <w:r w:rsidR="00CC0E24" w:rsidRPr="00240CAF">
        <w:t>solution</w:t>
      </w:r>
      <w:r w:rsidR="00A069A5" w:rsidRPr="00240CAF">
        <w:t xml:space="preserve"> with non-zero electrical potential</w:t>
      </w:r>
      <w:r w:rsidR="00172FC8" w:rsidRPr="00240CAF">
        <w:t>)</w:t>
      </w:r>
      <w:r w:rsidR="00CC0E24" w:rsidRPr="00240CAF">
        <w:t xml:space="preserve">. </w:t>
      </w:r>
      <w:r w:rsidR="003A0405" w:rsidRPr="00240CAF">
        <w:t>The relative energy of the pure substance must be compatible with all tabulated e</w:t>
      </w:r>
      <w:r w:rsidR="00CC0E24" w:rsidRPr="00240CAF">
        <w:t>quilibrium coefficients</w:t>
      </w:r>
      <w:r w:rsidR="00A86248" w:rsidRPr="00240CAF">
        <w:t>: f</w:t>
      </w:r>
      <w:r w:rsidR="00CC0E24" w:rsidRPr="00240CAF">
        <w:t>or example</w:t>
      </w:r>
      <w:r w:rsidR="00462805" w:rsidRPr="00240CAF">
        <w:t>,</w:t>
      </w:r>
      <w:r w:rsidR="00CC0E24" w:rsidRPr="00240CAF">
        <w:t xml:space="preserve"> </w:t>
      </w:r>
      <w:r w:rsidR="00A069A5" w:rsidRPr="00240CAF">
        <w:t>equilibrium coefficients of chemical reactions</w:t>
      </w:r>
      <w:r w:rsidRPr="00240CAF">
        <w:t xml:space="preserve"> </w:t>
      </w:r>
      <w:r w:rsidR="003A0405" w:rsidRPr="00240CAF">
        <w:t xml:space="preserve">(as expressed </w:t>
      </w:r>
      <w:r w:rsidR="00A86248" w:rsidRPr="00240CAF">
        <w:t xml:space="preserve">by the </w:t>
      </w:r>
      <w:r w:rsidRPr="00240CAF">
        <w:t>free Gibbs energy of the reaction</w:t>
      </w:r>
      <w:r w:rsidR="003A0405" w:rsidRPr="00240CAF">
        <w:t>)</w:t>
      </w:r>
      <w:r w:rsidR="00A069A5" w:rsidRPr="00240CAF">
        <w:t xml:space="preserve">, </w:t>
      </w:r>
      <w:r w:rsidR="003A0405" w:rsidRPr="00240CAF">
        <w:t>Henry’s coefficient for gas dissolution</w:t>
      </w:r>
      <w:r w:rsidR="00EF3A4E" w:rsidRPr="00240CAF">
        <w:t xml:space="preserve"> equilibrium</w:t>
      </w:r>
      <w:r w:rsidR="003A0405" w:rsidRPr="00240CAF">
        <w:t>, Raoult’</w:t>
      </w:r>
      <w:r w:rsidR="00EF3A4E" w:rsidRPr="00240CAF">
        <w:t>s vapor pressure equilibrium</w:t>
      </w:r>
      <w:r w:rsidR="003A0405" w:rsidRPr="00240CAF">
        <w:t xml:space="preserve">, </w:t>
      </w:r>
      <w:r w:rsidR="00A069A5" w:rsidRPr="00240CAF">
        <w:t>Nernst membrane electric</w:t>
      </w:r>
      <w:r w:rsidR="00E341AB" w:rsidRPr="00240CAF">
        <w:t>al</w:t>
      </w:r>
      <w:r w:rsidR="00A069A5" w:rsidRPr="00240CAF">
        <w:t xml:space="preserve"> potential</w:t>
      </w:r>
      <w:r w:rsidRPr="00240CAF">
        <w:t xml:space="preserve"> for electrolyte equilibrium </w:t>
      </w:r>
      <w:r w:rsidR="00A86248" w:rsidRPr="00240CAF">
        <w:t xml:space="preserve">in a </w:t>
      </w:r>
      <w:r w:rsidRPr="00240CAF">
        <w:t>semipermeable membrane</w:t>
      </w:r>
      <w:r w:rsidR="00A069A5" w:rsidRPr="00240CAF">
        <w:t xml:space="preserve">, Donnan’s equilibrium ratios </w:t>
      </w:r>
      <w:r w:rsidR="00E341AB" w:rsidRPr="00240CAF">
        <w:t xml:space="preserve">in a </w:t>
      </w:r>
      <w:r w:rsidR="00A069A5" w:rsidRPr="00240CAF">
        <w:t>semipermeable membrane</w:t>
      </w:r>
      <w:r w:rsidR="00E341AB" w:rsidRPr="00240CAF">
        <w:t>,</w:t>
      </w:r>
      <w:r w:rsidR="00A069A5" w:rsidRPr="00240CAF">
        <w:t xml:space="preserve"> </w:t>
      </w:r>
      <w:r w:rsidRPr="00240CAF">
        <w:t xml:space="preserve">and so on. These known relations do not need to be </w:t>
      </w:r>
      <w:r w:rsidR="00EF3A4E" w:rsidRPr="00240CAF">
        <w:t xml:space="preserve">explicitly </w:t>
      </w:r>
      <w:r w:rsidRPr="00240CAF">
        <w:t>written in code because the</w:t>
      </w:r>
      <w:r w:rsidR="00EF3A4E" w:rsidRPr="00240CAF">
        <w:t>y are the results of algebraic manipulation of the implemented relations</w:t>
      </w:r>
      <w:r w:rsidR="00F63B60" w:rsidRPr="00240CAF">
        <w:t>,</w:t>
      </w:r>
      <w:r w:rsidR="00EF3A4E" w:rsidRPr="00240CAF">
        <w:t xml:space="preserve"> </w:t>
      </w:r>
      <w:r w:rsidRPr="00240CAF">
        <w:t xml:space="preserve">as we mathematically proved during development. </w:t>
      </w:r>
      <w:r w:rsidR="00F63B60" w:rsidRPr="00240CAF">
        <w:t>Therefore,</w:t>
      </w:r>
      <w:r w:rsidR="00DB5194" w:rsidRPr="00240CAF">
        <w:t xml:space="preserve"> </w:t>
      </w:r>
      <w:r w:rsidR="00F63B60" w:rsidRPr="00240CAF">
        <w:t xml:space="preserve">in this way </w:t>
      </w:r>
      <w:r w:rsidR="00DB5194" w:rsidRPr="00240CAF">
        <w:t xml:space="preserve">the </w:t>
      </w:r>
      <w:r w:rsidR="00F63B60" w:rsidRPr="00240CAF">
        <w:t xml:space="preserve">chemical </w:t>
      </w:r>
      <w:r w:rsidR="00DB5194" w:rsidRPr="00240CAF">
        <w:t>library married chemical, osmotic, thermal, electric</w:t>
      </w:r>
      <w:r w:rsidR="0009730D" w:rsidRPr="00240CAF">
        <w:t>al</w:t>
      </w:r>
      <w:r w:rsidR="00DB5194" w:rsidRPr="00240CAF">
        <w:t xml:space="preserve"> and mechanic</w:t>
      </w:r>
      <w:r w:rsidR="0009730D" w:rsidRPr="00240CAF">
        <w:t>al</w:t>
      </w:r>
      <w:r w:rsidR="00DB5194" w:rsidRPr="00240CAF">
        <w:t xml:space="preserve"> domain</w:t>
      </w:r>
      <w:r w:rsidR="0009730D" w:rsidRPr="00240CAF">
        <w:t>s</w:t>
      </w:r>
      <w:r w:rsidR="00DB5194" w:rsidRPr="00240CAF">
        <w:t xml:space="preserve">. </w:t>
      </w:r>
      <w:r w:rsidR="0009730D" w:rsidRPr="00240CAF">
        <w:t>U</w:t>
      </w:r>
      <w:r w:rsidR="003A0405" w:rsidRPr="00240CAF">
        <w:t xml:space="preserve">sage of the library </w:t>
      </w:r>
      <w:r w:rsidR="0009730D" w:rsidRPr="00240CAF">
        <w:t xml:space="preserve">has been </w:t>
      </w:r>
      <w:r w:rsidR="003A0405" w:rsidRPr="00240CAF">
        <w:t xml:space="preserve">very simplified, because </w:t>
      </w:r>
      <w:r w:rsidR="0009730D" w:rsidRPr="00240CAF">
        <w:t xml:space="preserve">it is typically possible to build many types of reactions </w:t>
      </w:r>
      <w:r w:rsidR="00EF3A4E" w:rsidRPr="00240CAF">
        <w:t>with few</w:t>
      </w:r>
      <w:r w:rsidR="00F72557">
        <w:t xml:space="preserve"> chemical substances -</w:t>
      </w:r>
      <w:r w:rsidR="003A0405" w:rsidRPr="00240CAF">
        <w:t xml:space="preserve"> </w:t>
      </w:r>
      <w:r w:rsidR="00F72557">
        <w:t>h</w:t>
      </w:r>
      <w:r w:rsidR="003A0405" w:rsidRPr="00240CAF">
        <w:t>aving a set of already defined chemical substances</w:t>
      </w:r>
      <w:r w:rsidR="00176BEA" w:rsidRPr="00240CAF">
        <w:t xml:space="preserve"> allows </w:t>
      </w:r>
      <w:r w:rsidR="00F72557">
        <w:t>automatic calculati</w:t>
      </w:r>
      <w:r w:rsidR="00F72557" w:rsidRPr="00240CAF">
        <w:t>on</w:t>
      </w:r>
      <w:r w:rsidR="00176BEA" w:rsidRPr="00240CAF">
        <w:t xml:space="preserve"> of</w:t>
      </w:r>
      <w:r w:rsidR="00EF3A4E" w:rsidRPr="00240CAF">
        <w:t xml:space="preserve"> equilibrium coefficient</w:t>
      </w:r>
      <w:r w:rsidR="00176BEA" w:rsidRPr="00240CAF">
        <w:t xml:space="preserve">s </w:t>
      </w:r>
      <w:del w:id="117" w:author="Marek Mateják" w:date="2015-05-21T04:15:00Z">
        <w:r w:rsidR="00176BEA" w:rsidRPr="00240CAF" w:rsidDel="00AF5FA9">
          <w:delText>existing</w:delText>
        </w:r>
        <w:r w:rsidR="00EF3A4E" w:rsidRPr="00240CAF" w:rsidDel="00AF5FA9">
          <w:delText xml:space="preserve"> </w:delText>
        </w:r>
        <w:r w:rsidR="00176BEA" w:rsidRPr="00240CAF" w:rsidDel="00AF5FA9">
          <w:delText xml:space="preserve">between </w:delText>
        </w:r>
        <w:r w:rsidR="00EF3A4E" w:rsidRPr="00240CAF" w:rsidDel="00AF5FA9">
          <w:delText>each</w:delText>
        </w:r>
      </w:del>
      <w:ins w:id="118" w:author="Marek Mateják" w:date="2015-05-21T04:15:00Z">
        <w:r w:rsidR="00AF5FA9">
          <w:t>of</w:t>
        </w:r>
      </w:ins>
      <w:r w:rsidR="00EF3A4E" w:rsidRPr="00240CAF">
        <w:t xml:space="preserve"> </w:t>
      </w:r>
      <w:r w:rsidR="00F72557">
        <w:t>their chemical process</w:t>
      </w:r>
      <w:ins w:id="119" w:author="Marek Mateják" w:date="2015-05-21T04:15:00Z">
        <w:r w:rsidR="00AF5FA9">
          <w:t>es</w:t>
        </w:r>
      </w:ins>
      <w:r w:rsidR="00EF3A4E" w:rsidRPr="00240CAF">
        <w:t>. The principle</w:t>
      </w:r>
      <w:r w:rsidR="002D332A" w:rsidRPr="00240CAF">
        <w:t>s</w:t>
      </w:r>
      <w:r w:rsidR="00EF3A4E" w:rsidRPr="00240CAF">
        <w:t xml:space="preserve"> </w:t>
      </w:r>
      <w:r w:rsidR="002D332A" w:rsidRPr="00240CAF">
        <w:t xml:space="preserve">that apply to </w:t>
      </w:r>
      <w:r w:rsidR="00084603" w:rsidRPr="00240CAF">
        <w:t xml:space="preserve">these Gibbs energies of substances </w:t>
      </w:r>
      <w:r w:rsidR="00EF3A4E" w:rsidRPr="00240CAF">
        <w:t xml:space="preserve">can </w:t>
      </w:r>
      <w:r w:rsidR="002D332A" w:rsidRPr="00240CAF">
        <w:t xml:space="preserve">also </w:t>
      </w:r>
      <w:r w:rsidR="00EF3A4E" w:rsidRPr="00240CAF">
        <w:t xml:space="preserve">be applied to </w:t>
      </w:r>
      <w:r w:rsidR="00084603" w:rsidRPr="00240CAF">
        <w:t>heat energies (enthalpies)</w:t>
      </w:r>
      <w:r w:rsidR="00EF3A4E" w:rsidRPr="00240CAF">
        <w:t xml:space="preserve"> because </w:t>
      </w:r>
      <w:r w:rsidR="00084603" w:rsidRPr="00240CAF">
        <w:t>the same relation</w:t>
      </w:r>
      <w:r w:rsidR="00EF3A4E" w:rsidRPr="00240CAF">
        <w:t xml:space="preserve"> </w:t>
      </w:r>
      <w:r w:rsidR="00243400" w:rsidRPr="00240CAF">
        <w:t xml:space="preserve">— </w:t>
      </w:r>
      <w:r w:rsidR="00084603" w:rsidRPr="00240CAF">
        <w:t xml:space="preserve">called Hess’ law </w:t>
      </w:r>
      <w:r w:rsidR="00243400" w:rsidRPr="00240CAF">
        <w:t xml:space="preserve">— exists </w:t>
      </w:r>
      <w:r w:rsidR="00EF3A4E" w:rsidRPr="00240CAF">
        <w:t>between free enthalp</w:t>
      </w:r>
      <w:r w:rsidR="00084603" w:rsidRPr="00240CAF">
        <w:t>y</w:t>
      </w:r>
      <w:r w:rsidR="00EF3A4E" w:rsidRPr="00240CAF">
        <w:t xml:space="preserve"> of chemical processes and relative (free) enthalpies of substances</w:t>
      </w:r>
      <w:r w:rsidR="00084603" w:rsidRPr="00240CAF">
        <w:t xml:space="preserve"> </w:t>
      </w:r>
      <w:r w:rsidR="00243400" w:rsidRPr="00240CAF">
        <w:t xml:space="preserve">which are </w:t>
      </w:r>
      <w:r w:rsidR="00084603" w:rsidRPr="00240CAF">
        <w:t xml:space="preserve">typically tabulated as free molar enthalpies of formation. </w:t>
      </w:r>
      <w:r w:rsidR="009A2BA3" w:rsidRPr="00240CAF">
        <w:t xml:space="preserve">Therefore, </w:t>
      </w:r>
      <w:r w:rsidR="00084603" w:rsidRPr="00240CAF">
        <w:t>the user do</w:t>
      </w:r>
      <w:r w:rsidR="009A2BA3" w:rsidRPr="00240CAF">
        <w:t>es</w:t>
      </w:r>
      <w:r w:rsidR="00084603" w:rsidRPr="00240CAF">
        <w:t xml:space="preserve"> not </w:t>
      </w:r>
      <w:r w:rsidR="009A2BA3" w:rsidRPr="00240CAF">
        <w:t xml:space="preserve">even </w:t>
      </w:r>
      <w:r w:rsidR="00084603" w:rsidRPr="00240CAF">
        <w:t xml:space="preserve">need to set the </w:t>
      </w:r>
      <w:r w:rsidR="009A2BA3" w:rsidRPr="00240CAF">
        <w:t xml:space="preserve">value of the </w:t>
      </w:r>
      <w:r w:rsidR="00084603" w:rsidRPr="00240CAF">
        <w:t xml:space="preserve">heat consumed or released from the </w:t>
      </w:r>
      <w:r w:rsidR="00F72557">
        <w:t>chemical process</w:t>
      </w:r>
      <w:r w:rsidR="00084603" w:rsidRPr="00240CAF">
        <w:t>,</w:t>
      </w:r>
      <w:r w:rsidR="009A2BA3" w:rsidRPr="00240CAF">
        <w:t xml:space="preserve"> since</w:t>
      </w:r>
      <w:r w:rsidR="00084603" w:rsidRPr="00240CAF">
        <w:t xml:space="preserve"> this heat energy is automatically derived from the substance definitions.</w:t>
      </w:r>
    </w:p>
    <w:p w14:paraId="5D4B66F7" w14:textId="77777777" w:rsidR="00C71BD4" w:rsidRDefault="00084603" w:rsidP="00F736B4">
      <w:pPr>
        <w:pStyle w:val="BodyTextIndented"/>
        <w:rPr>
          <w:ins w:id="120" w:author="Marek Mateják" w:date="2015-05-21T04:19:00Z"/>
        </w:rPr>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lastRenderedPageBreak/>
        <w:t xml:space="preserve">in </w:t>
      </w:r>
      <w:r w:rsidR="00EC5311" w:rsidRPr="00240CAF">
        <w:t>the ‘</w:t>
      </w:r>
      <w:r w:rsidR="008B0F39" w:rsidRPr="00240CAF">
        <w:t>Example</w:t>
      </w:r>
      <w:r w:rsidR="00EC5311" w:rsidRPr="00240CAF">
        <w:t>’</w:t>
      </w:r>
      <w:r w:rsidR="008B0F39" w:rsidRPr="00240CAF">
        <w:t xml:space="preserve"> package of the library. They start with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14:paraId="1EA21124" w14:textId="406FA636" w:rsidR="00F736B4" w:rsidRDefault="00C71BD4" w:rsidP="00F736B4">
      <w:pPr>
        <w:pStyle w:val="BodyTextIndented"/>
      </w:pPr>
      <w:ins w:id="121" w:author="Marek Mateják" w:date="2015-05-21T04:19:00Z">
        <w:r>
          <w:t xml:space="preserve">We hope, that </w:t>
        </w:r>
      </w:ins>
      <w:del w:id="122" w:author="Marek Mateják" w:date="2015-05-21T04:19:00Z">
        <w:r w:rsidR="001A114F" w:rsidRPr="00240CAF" w:rsidDel="00C71BD4">
          <w:delText>W</w:delText>
        </w:r>
      </w:del>
      <w:ins w:id="123" w:author="Marek Mateják" w:date="2015-05-21T04:19:00Z">
        <w:r>
          <w:t>w</w:t>
        </w:r>
      </w:ins>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ins w:id="124" w:author="Marek Mateják" w:date="2015-05-21T04:20:00Z">
        <w:r>
          <w:t>possible</w:t>
        </w:r>
      </w:ins>
      <w:del w:id="125" w:author="Marek Mateják" w:date="2015-05-21T04:20:00Z">
        <w:r w:rsidR="00AC4C06" w:rsidRPr="00240CAF" w:rsidDel="00C71BD4">
          <w:delText>easy</w:delText>
        </w:r>
      </w:del>
      <w:r w:rsidR="00AC4C06" w:rsidRPr="00240CAF">
        <w:t xml:space="preserve"> to implement even a complex metabolic</w:t>
      </w:r>
      <w:ins w:id="126" w:author="Marek Mateják" w:date="2015-05-21T04:20:00Z">
        <w:r>
          <w:t>, regulations and neural</w:t>
        </w:r>
      </w:ins>
      <w:r w:rsidR="00AC4C06" w:rsidRPr="00240CAF">
        <w:t xml:space="preserve"> pathway</w:t>
      </w:r>
      <w:ins w:id="127" w:author="Marek Mateják" w:date="2015-05-21T04:20:00Z">
        <w:r>
          <w:t>s of human physiology</w:t>
        </w:r>
      </w:ins>
      <w:r w:rsidR="00AC4C06" w:rsidRPr="00240CAF">
        <w:t>.</w:t>
      </w:r>
      <w:r w:rsidR="00F736B4" w:rsidRPr="00F736B4">
        <w:t xml:space="preserve"> </w:t>
      </w:r>
    </w:p>
    <w:p w14:paraId="4A784BC6" w14:textId="77777777" w:rsidR="00F736B4" w:rsidRDefault="00F736B4" w:rsidP="00F736B4">
      <w:pPr>
        <w:pStyle w:val="Nadpis1"/>
      </w:pPr>
      <w:r w:rsidRPr="00D37CCD">
        <w:t>Acknowledgements</w:t>
      </w:r>
    </w:p>
    <w:p w14:paraId="03FFBF87" w14:textId="77777777" w:rsidR="008B0F39" w:rsidRPr="00240CAF" w:rsidRDefault="00F736B4" w:rsidP="00F736B4">
      <w:pPr>
        <w:pStyle w:val="BodyTextIndented"/>
      </w:pPr>
      <w:r w:rsidRPr="00D37CCD">
        <w:t>The authors appreciate the partial funding of this work by PRVOUK P/24/LF1, SVV 260157/2015 and FR Cesnet 551/2014.</w:t>
      </w:r>
    </w:p>
    <w:p w14:paraId="0563544C" w14:textId="77777777" w:rsidR="00911FAB" w:rsidRPr="00240CAF" w:rsidRDefault="005F4A8E" w:rsidP="005F4A8E">
      <w:pPr>
        <w:pStyle w:val="AcknowledgementsHeading"/>
      </w:pPr>
      <w:r w:rsidRPr="00240CAF">
        <w:t>References</w:t>
      </w:r>
    </w:p>
    <w:p w14:paraId="4EA58834" w14:textId="77777777" w:rsidR="00B44B81" w:rsidRPr="00240CAF" w:rsidRDefault="003E38B9" w:rsidP="00B44B81">
      <w:pPr>
        <w:pStyle w:val="EndNoteBibliography"/>
        <w:spacing w:before="120"/>
        <w:rPr>
          <w:noProof w:val="0"/>
        </w:rPr>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44B81" w:rsidRPr="00240CAF">
        <w:rPr>
          <w:noProof w:val="0"/>
        </w:rPr>
        <w:t>Casella, F.</w:t>
      </w:r>
      <w:r w:rsidR="00EA51B6" w:rsidRPr="00404767">
        <w:rPr>
          <w:noProof w:val="0"/>
        </w:rPr>
        <w:t>, et al.</w:t>
      </w:r>
      <w:r w:rsidR="00B44B81" w:rsidRPr="00240CAF">
        <w:rPr>
          <w:noProof w:val="0"/>
        </w:rPr>
        <w:t xml:space="preserve"> The Modelica Fluid and Media library for modeling of incompressible and compressible thermo-fluid pipe networks. In, </w:t>
      </w:r>
      <w:r w:rsidR="00B44B81" w:rsidRPr="00240CAF">
        <w:rPr>
          <w:i/>
          <w:noProof w:val="0"/>
        </w:rPr>
        <w:t>Proceedings of the Modelica Conference</w:t>
      </w:r>
      <w:r w:rsidR="00B44B81" w:rsidRPr="00240CAF">
        <w:rPr>
          <w:noProof w:val="0"/>
        </w:rPr>
        <w:t>. 2006. p</w:t>
      </w:r>
      <w:r w:rsidR="00F10A09" w:rsidRPr="00240CAF">
        <w:rPr>
          <w:noProof w:val="0"/>
        </w:rPr>
        <w:t>p</w:t>
      </w:r>
      <w:r w:rsidR="00B44B81" w:rsidRPr="00240CAF">
        <w:rPr>
          <w:noProof w:val="0"/>
        </w:rPr>
        <w:t>. 631-640.</w:t>
      </w:r>
    </w:p>
    <w:p w14:paraId="3F670D41" w14:textId="77777777" w:rsidR="00B44B81" w:rsidRPr="00240CAF" w:rsidRDefault="00B44B81" w:rsidP="00B44B81">
      <w:pPr>
        <w:pStyle w:val="EndNoteBibliography"/>
        <w:spacing w:before="120"/>
        <w:rPr>
          <w:noProof w:val="0"/>
        </w:rPr>
      </w:pPr>
      <w:r w:rsidRPr="00240CAF">
        <w:rPr>
          <w:noProof w:val="0"/>
        </w:rPr>
        <w:t xml:space="preserve">Donnan, F.G. Theorie der Membrangleichgewichte und Membranpotentiale bei Vorhandensein von nicht dialysierenden Elektrolyten. Ein Beitrag zur physikalisch-chemischen Physiologie. </w:t>
      </w:r>
      <w:r w:rsidRPr="00240CAF">
        <w:rPr>
          <w:i/>
          <w:noProof w:val="0"/>
        </w:rPr>
        <w:t>Zeitschrift für Elektrochemie und angewandte physikalische Chemie</w:t>
      </w:r>
      <w:r w:rsidRPr="00240CAF">
        <w:rPr>
          <w:noProof w:val="0"/>
        </w:rPr>
        <w:t xml:space="preserve"> 1911;17(14):572-581.</w:t>
      </w:r>
    </w:p>
    <w:p w14:paraId="6F7452B3" w14:textId="77777777" w:rsidR="00B44B81" w:rsidRPr="00240CAF" w:rsidRDefault="00B44B81" w:rsidP="00B44B81">
      <w:pPr>
        <w:pStyle w:val="EndNoteBibliography"/>
        <w:spacing w:before="120"/>
        <w:rPr>
          <w:noProof w:val="0"/>
        </w:rPr>
      </w:pPr>
      <w:r w:rsidRPr="00240CAF">
        <w:rPr>
          <w:noProof w:val="0"/>
        </w:rPr>
        <w:t xml:space="preserve">Gedde, M.M. and Huestis, W.H. Membrane potential and human erythrocyte shape. </w:t>
      </w:r>
      <w:r w:rsidRPr="00240CAF">
        <w:rPr>
          <w:i/>
          <w:noProof w:val="0"/>
        </w:rPr>
        <w:t>Biophys. J.</w:t>
      </w:r>
      <w:r w:rsidRPr="00240CAF">
        <w:rPr>
          <w:noProof w:val="0"/>
        </w:rPr>
        <w:t xml:space="preserve"> 1997;72(3):1220.</w:t>
      </w:r>
    </w:p>
    <w:p w14:paraId="5C957FEE" w14:textId="77777777" w:rsidR="00B44B81" w:rsidRPr="00240CAF" w:rsidRDefault="00B44B81" w:rsidP="00B44B81">
      <w:pPr>
        <w:pStyle w:val="EndNoteBibliography"/>
        <w:spacing w:before="120"/>
        <w:rPr>
          <w:noProof w:val="0"/>
        </w:rPr>
      </w:pPr>
      <w:r w:rsidRPr="00240CAF">
        <w:rPr>
          <w:noProof w:val="0"/>
        </w:rPr>
        <w:t>Hester, R.L.</w:t>
      </w:r>
      <w:r w:rsidR="00EA51B6" w:rsidRPr="00404767">
        <w:rPr>
          <w:noProof w:val="0"/>
        </w:rPr>
        <w:t>, et al.</w:t>
      </w:r>
      <w:r w:rsidRPr="00240CAF">
        <w:rPr>
          <w:noProof w:val="0"/>
        </w:rPr>
        <w:t xml:space="preserve"> HumMod: a modeling environment for the simulation of integrative human physiology. </w:t>
      </w:r>
      <w:r w:rsidRPr="00240CAF">
        <w:rPr>
          <w:i/>
          <w:noProof w:val="0"/>
        </w:rPr>
        <w:t>Frontiers in Physiology</w:t>
      </w:r>
      <w:r w:rsidRPr="00240CAF">
        <w:rPr>
          <w:noProof w:val="0"/>
        </w:rPr>
        <w:t xml:space="preserve"> 2011;2.</w:t>
      </w:r>
    </w:p>
    <w:p w14:paraId="6E59C4AB" w14:textId="77777777" w:rsidR="00B44B81" w:rsidRPr="00240CAF" w:rsidRDefault="00B44B81" w:rsidP="00B44B81">
      <w:pPr>
        <w:pStyle w:val="EndNoteBibliography"/>
        <w:spacing w:before="120"/>
        <w:rPr>
          <w:noProof w:val="0"/>
        </w:rPr>
      </w:pPr>
      <w:r w:rsidRPr="00240CAF">
        <w:rPr>
          <w:noProof w:val="0"/>
        </w:rPr>
        <w:t xml:space="preserve">Kofránek, J., Mateják, M. and Privitzer, P. HumMod - large scale physiological model in Modelica. In, </w:t>
      </w:r>
      <w:r w:rsidRPr="00240CAF">
        <w:rPr>
          <w:i/>
          <w:noProof w:val="0"/>
        </w:rPr>
        <w:t>8th. International Modelica Conference</w:t>
      </w:r>
      <w:r w:rsidRPr="00240CAF">
        <w:rPr>
          <w:noProof w:val="0"/>
        </w:rPr>
        <w:t>. Dresden, Germany; 2011.</w:t>
      </w:r>
    </w:p>
    <w:p w14:paraId="04DAD3F4" w14:textId="77777777" w:rsidR="00B44B81" w:rsidRPr="00240CAF" w:rsidRDefault="00B44B81" w:rsidP="00B44B81">
      <w:pPr>
        <w:pStyle w:val="EndNoteBibliography"/>
        <w:spacing w:before="120"/>
        <w:rPr>
          <w:noProof w:val="0"/>
        </w:rPr>
      </w:pPr>
      <w:r w:rsidRPr="00240CAF">
        <w:rPr>
          <w:noProof w:val="0"/>
        </w:rPr>
        <w:t>Kulhánek, T.</w:t>
      </w:r>
      <w:r w:rsidR="00EA51B6" w:rsidRPr="00404767">
        <w:rPr>
          <w:noProof w:val="0"/>
        </w:rPr>
        <w:t>, et al.</w:t>
      </w:r>
      <w:r w:rsidRPr="00240CAF">
        <w:rPr>
          <w:noProof w:val="0"/>
        </w:rPr>
        <w:t xml:space="preserve"> Distributed computation and parameter estimation in identification of physiological systems. In, </w:t>
      </w:r>
      <w:r w:rsidRPr="00240CAF">
        <w:rPr>
          <w:i/>
          <w:noProof w:val="0"/>
        </w:rPr>
        <w:t>VPH conference</w:t>
      </w:r>
      <w:r w:rsidRPr="00240CAF">
        <w:rPr>
          <w:noProof w:val="0"/>
        </w:rPr>
        <w:t>. 2010.</w:t>
      </w:r>
    </w:p>
    <w:p w14:paraId="5A01E69F" w14:textId="77777777" w:rsidR="00B44B81" w:rsidRPr="00240CAF" w:rsidRDefault="00B44B81" w:rsidP="00B44B81">
      <w:pPr>
        <w:pStyle w:val="EndNoteBibliography"/>
        <w:spacing w:before="120"/>
        <w:rPr>
          <w:noProof w:val="0"/>
        </w:rPr>
      </w:pPr>
      <w:r w:rsidRPr="00240CAF">
        <w:rPr>
          <w:noProof w:val="0"/>
        </w:rPr>
        <w:t xml:space="preserve">Mateják, M. Physiology in Modelica. </w:t>
      </w:r>
      <w:r w:rsidRPr="00240CAF">
        <w:rPr>
          <w:i/>
          <w:noProof w:val="0"/>
        </w:rPr>
        <w:t>MEFANET Journal</w:t>
      </w:r>
      <w:r w:rsidRPr="00240CAF">
        <w:rPr>
          <w:noProof w:val="0"/>
        </w:rPr>
        <w:t xml:space="preserve"> 2014;2(1):10-14.</w:t>
      </w:r>
    </w:p>
    <w:p w14:paraId="15F93755" w14:textId="77777777" w:rsidR="00B44B81" w:rsidRPr="00240CAF" w:rsidRDefault="00B44B81" w:rsidP="00B44B81">
      <w:pPr>
        <w:pStyle w:val="EndNoteBibliography"/>
        <w:spacing w:before="120"/>
        <w:rPr>
          <w:noProof w:val="0"/>
        </w:rPr>
      </w:pPr>
      <w:r w:rsidRPr="00240CAF">
        <w:rPr>
          <w:noProof w:val="0"/>
        </w:rPr>
        <w:lastRenderedPageBreak/>
        <w:t>Mateják, M. and Kofránek, J. Hum</w:t>
      </w:r>
      <w:r w:rsidR="00AB5534" w:rsidRPr="00240CAF">
        <w:rPr>
          <w:noProof w:val="0"/>
        </w:rPr>
        <w:t xml:space="preserve"> </w:t>
      </w:r>
      <w:r w:rsidRPr="00240CAF">
        <w:rPr>
          <w:noProof w:val="0"/>
        </w:rPr>
        <w:t xml:space="preserve">Mod–Golem Edition–Rozsáhlý model fyziologických systémů. </w:t>
      </w:r>
      <w:r w:rsidRPr="00240CAF">
        <w:rPr>
          <w:i/>
          <w:noProof w:val="0"/>
        </w:rPr>
        <w:t>Medsoft</w:t>
      </w:r>
      <w:r w:rsidRPr="00240CAF">
        <w:rPr>
          <w:noProof w:val="0"/>
        </w:rPr>
        <w:t xml:space="preserve"> 2011:182-196.</w:t>
      </w:r>
    </w:p>
    <w:p w14:paraId="14CC7BFE" w14:textId="77777777" w:rsidR="00B44B81" w:rsidRPr="00240CAF" w:rsidRDefault="00B44B81" w:rsidP="00B44B81">
      <w:pPr>
        <w:pStyle w:val="EndNoteBibliography"/>
        <w:spacing w:before="120"/>
        <w:rPr>
          <w:noProof w:val="0"/>
        </w:rPr>
      </w:pPr>
      <w:r w:rsidRPr="00240CAF">
        <w:rPr>
          <w:noProof w:val="0"/>
        </w:rPr>
        <w:t xml:space="preserve">Mateják, M., Kulhánek, T. and Matoušek, S. Adair-based hemoglobin equilibrium with oxygen, carbon dioxide and hydrogen ion activity. </w:t>
      </w:r>
      <w:r w:rsidRPr="00240CAF">
        <w:rPr>
          <w:i/>
          <w:noProof w:val="0"/>
        </w:rPr>
        <w:t>Scandinavian Journal of Clinical and Laboratory Investigation</w:t>
      </w:r>
      <w:r w:rsidRPr="00240CAF">
        <w:rPr>
          <w:noProof w:val="0"/>
        </w:rPr>
        <w:t xml:space="preserve"> 2015;75(2):113-120.</w:t>
      </w:r>
    </w:p>
    <w:p w14:paraId="03BD7706" w14:textId="77777777" w:rsidR="00B44B81" w:rsidRPr="00240CAF" w:rsidRDefault="00B44B81" w:rsidP="00B44B81">
      <w:pPr>
        <w:pStyle w:val="EndNoteBibliography"/>
        <w:spacing w:before="120"/>
        <w:rPr>
          <w:noProof w:val="0"/>
        </w:rPr>
      </w:pPr>
      <w:r w:rsidRPr="00240CAF">
        <w:rPr>
          <w:noProof w:val="0"/>
        </w:rPr>
        <w:t>Mateják, M.</w:t>
      </w:r>
      <w:r w:rsidR="00EA51B6" w:rsidRPr="00404767">
        <w:rPr>
          <w:noProof w:val="0"/>
        </w:rPr>
        <w:t>, et al.</w:t>
      </w:r>
      <w:r w:rsidRPr="00240CAF">
        <w:rPr>
          <w:noProof w:val="0"/>
        </w:rPr>
        <w:t xml:space="preserve"> Physiolibrary - Modelica library for Physiology. In, </w:t>
      </w:r>
      <w:r w:rsidRPr="00240CAF">
        <w:rPr>
          <w:i/>
          <w:noProof w:val="0"/>
        </w:rPr>
        <w:t>10th International Modelica Conference</w:t>
      </w:r>
      <w:r w:rsidRPr="00240CAF">
        <w:rPr>
          <w:noProof w:val="0"/>
        </w:rPr>
        <w:t>. Lund, Sweden; 2014.</w:t>
      </w:r>
    </w:p>
    <w:p w14:paraId="168BDA0E" w14:textId="77777777" w:rsidR="00B44B81" w:rsidRPr="00240CAF" w:rsidRDefault="00B44B81" w:rsidP="00B44B81">
      <w:pPr>
        <w:pStyle w:val="EndNoteBibliography"/>
        <w:spacing w:before="120"/>
        <w:rPr>
          <w:noProof w:val="0"/>
        </w:rPr>
      </w:pPr>
      <w:r w:rsidRPr="00240CAF">
        <w:rPr>
          <w:noProof w:val="0"/>
        </w:rPr>
        <w:t xml:space="preserve">Mortimer, R.G. </w:t>
      </w:r>
      <w:r w:rsidR="00EA51B6" w:rsidRPr="00404767">
        <w:rPr>
          <w:i/>
          <w:noProof w:val="0"/>
        </w:rPr>
        <w:t>Physical Chemistry</w:t>
      </w:r>
      <w:r w:rsidRPr="00240CAF">
        <w:rPr>
          <w:noProof w:val="0"/>
        </w:rPr>
        <w:t xml:space="preserve"> (Third Edition). Burlington: Academic Press; 2008. p</w:t>
      </w:r>
      <w:r w:rsidR="001738F5" w:rsidRPr="00240CAF">
        <w:rPr>
          <w:noProof w:val="0"/>
        </w:rPr>
        <w:t>p</w:t>
      </w:r>
      <w:r w:rsidRPr="00240CAF">
        <w:rPr>
          <w:noProof w:val="0"/>
        </w:rPr>
        <w:t>. 1-1385.</w:t>
      </w:r>
    </w:p>
    <w:p w14:paraId="0E38F965" w14:textId="77777777" w:rsidR="00B44B81" w:rsidRPr="00240CAF" w:rsidRDefault="00B44B81" w:rsidP="00B44B81">
      <w:pPr>
        <w:pStyle w:val="EndNoteBibliography"/>
        <w:spacing w:before="120"/>
        <w:rPr>
          <w:noProof w:val="0"/>
        </w:rPr>
      </w:pPr>
      <w:r w:rsidRPr="00240CAF">
        <w:rPr>
          <w:noProof w:val="0"/>
        </w:rPr>
        <w:t xml:space="preserve">Raftos, J.E., Bulliman, B.T. and Kuchel, P.W. Evaluation of an electrochemical model of erythrocyte pH buffering using 31P nuclear magnetic resonance data. </w:t>
      </w:r>
      <w:r w:rsidRPr="00240CAF">
        <w:rPr>
          <w:i/>
          <w:noProof w:val="0"/>
        </w:rPr>
        <w:t xml:space="preserve">The Journal of </w:t>
      </w:r>
      <w:r w:rsidR="001738F5" w:rsidRPr="00240CAF">
        <w:rPr>
          <w:i/>
          <w:noProof w:val="0"/>
        </w:rPr>
        <w:t>General Physiology</w:t>
      </w:r>
      <w:r w:rsidRPr="00240CAF">
        <w:rPr>
          <w:noProof w:val="0"/>
        </w:rPr>
        <w:t xml:space="preserve"> 1990;95(6):1183-1204.</w:t>
      </w:r>
    </w:p>
    <w:p w14:paraId="3AC454E9" w14:textId="77777777" w:rsidR="00137FA9" w:rsidRPr="00240CAF" w:rsidRDefault="003E38B9"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kofrlab" w:date="2015-05-20T22:46:00Z" w:initials="k">
    <w:p w14:paraId="69F6ACD3" w14:textId="77777777" w:rsidR="00EF1B50" w:rsidRDefault="00EF1B50">
      <w:pPr>
        <w:pStyle w:val="Textkomente"/>
      </w:pPr>
      <w:r>
        <w:rPr>
          <w:rStyle w:val="Odkaznakoment"/>
        </w:rPr>
        <w:annotationRef/>
      </w:r>
      <w:r>
        <w:t>fail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6ACD3" w15:done="0"/>
</w15:commentsEx>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1D6C2" w14:textId="77777777" w:rsidR="005C016A" w:rsidRDefault="005C016A">
      <w:r>
        <w:separator/>
      </w:r>
    </w:p>
  </w:endnote>
  <w:endnote w:type="continuationSeparator" w:id="0">
    <w:p w14:paraId="2513B1FC" w14:textId="77777777" w:rsidR="005C016A" w:rsidRDefault="005C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C807B" w14:textId="77777777" w:rsidR="005C016A" w:rsidRDefault="005C016A">
      <w:r>
        <w:separator/>
      </w:r>
    </w:p>
  </w:footnote>
  <w:footnote w:type="continuationSeparator" w:id="0">
    <w:p w14:paraId="266A81F7" w14:textId="77777777" w:rsidR="005C016A" w:rsidRDefault="005C01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8&lt;/item&gt;&lt;/record-ids&gt;&lt;/item&gt;&lt;item db-id=&quot;d0dwe9waf0pe0uepr2avvaz0x2f5sx9rw00x&quot;&gt;Modeling&lt;record-ids&gt;&lt;item&gt;16&lt;/item&gt;&lt;item&gt;18&lt;/item&gt;&lt;item&gt;25&lt;/item&gt;&lt;item&gt;61&lt;/item&gt;&lt;item&gt;110&lt;/item&gt;&lt;item&gt;152&lt;/item&gt;&lt;item&gt;153&lt;/item&gt;&lt;/record-ids&gt;&lt;/item&gt;&lt;item db-id=&quot;tpeafdapvptwfrexa5e502py0tzdtxtzvwwx&quot;&gt;kofrlab&lt;record-ids&gt;&lt;item&gt;21&lt;/item&gt;&lt;item&gt;25&lt;/item&gt;&lt;/record-ids&gt;&lt;/item&gt;&lt;item db-id=&quot;x9fzp9txovfw59ezxsmv2dxytdwvzexpew95&quot;&gt;References&lt;record-ids&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BC4"/>
    <w:rsid w:val="00070E10"/>
    <w:rsid w:val="0007207D"/>
    <w:rsid w:val="000731FC"/>
    <w:rsid w:val="000776F2"/>
    <w:rsid w:val="00077CBD"/>
    <w:rsid w:val="000805EC"/>
    <w:rsid w:val="00084603"/>
    <w:rsid w:val="0008677D"/>
    <w:rsid w:val="000903B2"/>
    <w:rsid w:val="0009057A"/>
    <w:rsid w:val="00091D71"/>
    <w:rsid w:val="0009518C"/>
    <w:rsid w:val="00097183"/>
    <w:rsid w:val="0009730D"/>
    <w:rsid w:val="00097FD3"/>
    <w:rsid w:val="000A1B70"/>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91CAC"/>
    <w:rsid w:val="00192391"/>
    <w:rsid w:val="00193675"/>
    <w:rsid w:val="00193DFF"/>
    <w:rsid w:val="00195155"/>
    <w:rsid w:val="001A114F"/>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3EBF"/>
    <w:rsid w:val="005655F1"/>
    <w:rsid w:val="005667DA"/>
    <w:rsid w:val="00566BA2"/>
    <w:rsid w:val="0057053F"/>
    <w:rsid w:val="00572BB1"/>
    <w:rsid w:val="00572D91"/>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5B0"/>
    <w:rsid w:val="00A41A0D"/>
    <w:rsid w:val="00A41D44"/>
    <w:rsid w:val="00A4251E"/>
    <w:rsid w:val="00A43744"/>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C005F"/>
    <w:rsid w:val="00BC1C7B"/>
    <w:rsid w:val="00BC2158"/>
    <w:rsid w:val="00BC2870"/>
    <w:rsid w:val="00BC2F58"/>
    <w:rsid w:val="00BC40F3"/>
    <w:rsid w:val="00BC534B"/>
    <w:rsid w:val="00BC5D0F"/>
    <w:rsid w:val="00BC6CCF"/>
    <w:rsid w:val="00BD1BAD"/>
    <w:rsid w:val="00BD236F"/>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F002F8"/>
    <w:rsid w:val="00F0055C"/>
    <w:rsid w:val="00F06DF2"/>
    <w:rsid w:val="00F070B6"/>
    <w:rsid w:val="00F07302"/>
    <w:rsid w:val="00F10A09"/>
    <w:rsid w:val="00F11635"/>
    <w:rsid w:val="00F1320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60F1BAAA"/>
  <w15:docId w15:val="{5047850E-C00A-4104-8DAC-E0546393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6C452-0E14-46F9-BDF9-6DC65237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6014</Words>
  <Characters>34282</Characters>
  <Application>Microsoft Office Word</Application>
  <DocSecurity>0</DocSecurity>
  <Lines>285</Lines>
  <Paragraphs>80</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40216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17</cp:revision>
  <cp:lastPrinted>2015-05-21T02:23:00Z</cp:lastPrinted>
  <dcterms:created xsi:type="dcterms:W3CDTF">2015-05-20T16:48:00Z</dcterms:created>
  <dcterms:modified xsi:type="dcterms:W3CDTF">2015-05-21T02:28:00Z</dcterms:modified>
</cp:coreProperties>
</file>